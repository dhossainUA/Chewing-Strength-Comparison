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F035D" w14:textId="77777777" w:rsidR="00117441" w:rsidRPr="004B4456" w:rsidRDefault="00117441" w:rsidP="000F2662">
      <w:pPr>
        <w:pStyle w:val="ColorfulList-Accent11"/>
        <w:spacing w:after="0"/>
        <w:ind w:left="0"/>
        <w:jc w:val="center"/>
        <w:rPr>
          <w:rFonts w:ascii="Georgia" w:hAnsi="Georgia"/>
          <w:b/>
        </w:rPr>
      </w:pPr>
      <w:r w:rsidRPr="004B4456">
        <w:rPr>
          <w:rFonts w:ascii="Georgia" w:hAnsi="Georgia"/>
          <w:b/>
        </w:rPr>
        <w:t>RESEARCH DESCRIPTION</w:t>
      </w:r>
    </w:p>
    <w:p w14:paraId="1570CB92" w14:textId="77777777" w:rsidR="00117441" w:rsidRPr="004B4456" w:rsidRDefault="00117441" w:rsidP="005571EF">
      <w:pPr>
        <w:pStyle w:val="ColorfulList-Accent11"/>
        <w:spacing w:after="0"/>
        <w:ind w:left="0"/>
        <w:jc w:val="both"/>
        <w:rPr>
          <w:rFonts w:ascii="Georgia" w:hAnsi="Georgia"/>
          <w:b/>
        </w:rPr>
      </w:pPr>
    </w:p>
    <w:p w14:paraId="233E7024" w14:textId="77777777" w:rsidR="00117441" w:rsidRDefault="00117441" w:rsidP="00237E74">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14:paraId="4EED8C65" w14:textId="77777777" w:rsidR="006D1C27" w:rsidRPr="004B4456" w:rsidRDefault="006D1C27" w:rsidP="00C603F9">
      <w:pPr>
        <w:pStyle w:val="ColorfulList-Accent11"/>
        <w:spacing w:after="0"/>
        <w:jc w:val="both"/>
        <w:rPr>
          <w:rFonts w:ascii="Georgia" w:hAnsi="Georgia"/>
          <w:u w:val="single"/>
        </w:rPr>
      </w:pPr>
    </w:p>
    <w:p w14:paraId="7F57967A" w14:textId="24C74543" w:rsidR="00655A80" w:rsidRPr="006D1C27" w:rsidRDefault="00C93BEA" w:rsidP="006C0A88">
      <w:pPr>
        <w:pStyle w:val="ColorfulList-Accent11"/>
        <w:spacing w:after="0"/>
        <w:ind w:left="0"/>
        <w:contextualSpacing/>
        <w:jc w:val="both"/>
        <w:rPr>
          <w:rFonts w:ascii="Georgia" w:hAnsi="Georgia"/>
        </w:rPr>
      </w:pPr>
      <w:r w:rsidRPr="006D1C27">
        <w:rPr>
          <w:rFonts w:ascii="Georgia" w:hAnsi="Georgia"/>
        </w:rPr>
        <w:t>Though the importance of food texture and flavors is explic</w:t>
      </w:r>
      <w:r w:rsidR="006C0D2E">
        <w:rPr>
          <w:rFonts w:ascii="Georgia" w:hAnsi="Georgia"/>
        </w:rPr>
        <w:t>it in the process of chewing</w:t>
      </w:r>
      <w:r w:rsidRPr="006D1C27">
        <w:rPr>
          <w:rFonts w:ascii="Georgia" w:hAnsi="Georgia"/>
        </w:rPr>
        <w:t xml:space="preserve">, but the interactions between food perception, oral physiology and food properties is still ambiguous to the </w:t>
      </w:r>
      <w:r w:rsidR="00161925" w:rsidRPr="006D1C27">
        <w:rPr>
          <w:rFonts w:ascii="Georgia" w:hAnsi="Georgia"/>
        </w:rPr>
        <w:t>researchers. The properties of food such as appearances, flavor and texture, interaction with saliva, number of functional teeth and bio</w:t>
      </w:r>
      <w:r w:rsidR="00F604E4">
        <w:rPr>
          <w:rFonts w:ascii="Georgia" w:hAnsi="Georgia"/>
        </w:rPr>
        <w:t>-</w:t>
      </w:r>
      <w:r w:rsidR="00161925" w:rsidRPr="006D1C27">
        <w:rPr>
          <w:rFonts w:ascii="Georgia" w:hAnsi="Georgia"/>
        </w:rPr>
        <w:t xml:space="preserve">mechanical system operations, influence the chewing process of human. The sensory properties of different food, which are typically perceived during chewing and </w:t>
      </w:r>
      <w:r w:rsidR="00C603F9" w:rsidRPr="006D1C27">
        <w:rPr>
          <w:rFonts w:ascii="Georgia" w:hAnsi="Georgia"/>
        </w:rPr>
        <w:t>swallowing,</w:t>
      </w:r>
      <w:r w:rsidR="00161925" w:rsidRPr="006D1C27">
        <w:rPr>
          <w:rFonts w:ascii="Georgia" w:hAnsi="Georgia"/>
        </w:rPr>
        <w:t xml:space="preserve"> </w:t>
      </w:r>
      <w:r w:rsidR="00C603F9" w:rsidRPr="006D1C27">
        <w:rPr>
          <w:rFonts w:ascii="Georgia" w:hAnsi="Georgia"/>
        </w:rPr>
        <w:t>are</w:t>
      </w:r>
      <w:r w:rsidR="00161925" w:rsidRPr="006D1C27">
        <w:rPr>
          <w:rFonts w:ascii="Georgia" w:hAnsi="Georgia"/>
        </w:rPr>
        <w:t xml:space="preserve"> one of the primary </w:t>
      </w:r>
      <w:r w:rsidR="00C603F9" w:rsidRPr="006D1C27">
        <w:rPr>
          <w:rFonts w:ascii="Georgia" w:hAnsi="Georgia"/>
        </w:rPr>
        <w:t>factors</w:t>
      </w:r>
      <w:r w:rsidR="00161925" w:rsidRPr="006D1C27">
        <w:rPr>
          <w:rFonts w:ascii="Georgia" w:hAnsi="Georgia"/>
        </w:rPr>
        <w:t xml:space="preserve"> in food acceptance. Chewing performance and maximum chewing </w:t>
      </w:r>
      <w:r w:rsidR="00233A5B" w:rsidRPr="006D1C27">
        <w:rPr>
          <w:rFonts w:ascii="Georgia" w:hAnsi="Georgia"/>
        </w:rPr>
        <w:t>force measurement may provide essential and vital information that could potentially lead to appropriate diagnosis as regards masticatory process. Food texture or hardness is one of the three main essential factors (appearance, flavor and texture</w:t>
      </w:r>
      <w:r w:rsidR="00C603F9" w:rsidRPr="006D1C27">
        <w:rPr>
          <w:rFonts w:ascii="Georgia" w:hAnsi="Georgia"/>
        </w:rPr>
        <w:t>) of</w:t>
      </w:r>
      <w:r w:rsidR="00233A5B" w:rsidRPr="006D1C27">
        <w:rPr>
          <w:rFonts w:ascii="Georgia" w:hAnsi="Georgia"/>
        </w:rPr>
        <w:t xml:space="preserve"> food to be acceptable. Previous research brought into attention that food texture influences the chewing process, because changes in food texture or hardness cause ma</w:t>
      </w:r>
      <w:r w:rsidR="00C603F9">
        <w:rPr>
          <w:rFonts w:ascii="Georgia" w:hAnsi="Georgia"/>
        </w:rPr>
        <w:t>sticatory system to be changed [1]</w:t>
      </w:r>
      <w:r w:rsidR="006C0D2E">
        <w:rPr>
          <w:rFonts w:ascii="Georgia" w:hAnsi="Georgia"/>
        </w:rPr>
        <w:t xml:space="preserve"> </w:t>
      </w:r>
      <w:r w:rsidR="00C603F9">
        <w:rPr>
          <w:rFonts w:ascii="Georgia" w:hAnsi="Georgia"/>
        </w:rPr>
        <w:t>[2].</w:t>
      </w:r>
      <w:r w:rsidR="00233A5B" w:rsidRPr="006D1C27">
        <w:rPr>
          <w:rFonts w:ascii="Georgia" w:hAnsi="Georgia"/>
        </w:rPr>
        <w:t xml:space="preserve"> Most of the studies which are performed to investigate chewing strength change due to change in food </w:t>
      </w:r>
      <w:r w:rsidR="006C0D2E" w:rsidRPr="006D1C27">
        <w:rPr>
          <w:rFonts w:ascii="Georgia" w:hAnsi="Georgia"/>
        </w:rPr>
        <w:t>texture</w:t>
      </w:r>
      <w:r w:rsidR="00233A5B" w:rsidRPr="006D1C27">
        <w:rPr>
          <w:rFonts w:ascii="Georgia" w:hAnsi="Georgia"/>
        </w:rPr>
        <w:t xml:space="preserve"> used artificial and nonfood test materials instead of natural food. </w:t>
      </w:r>
      <w:r w:rsidR="003F0E5B" w:rsidRPr="006D1C27">
        <w:rPr>
          <w:rFonts w:ascii="Georgia" w:hAnsi="Georgia"/>
        </w:rPr>
        <w:t xml:space="preserve">But surprisingly no artificial characterization of food hardness </w:t>
      </w:r>
      <w:r w:rsidR="006D1C27">
        <w:rPr>
          <w:rFonts w:ascii="Georgia" w:hAnsi="Georgia"/>
        </w:rPr>
        <w:t xml:space="preserve">can completely simulate </w:t>
      </w:r>
      <w:r w:rsidR="00C603F9">
        <w:rPr>
          <w:rFonts w:ascii="Georgia" w:hAnsi="Georgia"/>
        </w:rPr>
        <w:t xml:space="preserve">the </w:t>
      </w:r>
      <w:r w:rsidR="00C603F9" w:rsidRPr="006D1C27">
        <w:rPr>
          <w:rFonts w:ascii="Georgia" w:hAnsi="Georgia"/>
        </w:rPr>
        <w:t>complex</w:t>
      </w:r>
      <w:r w:rsidR="007734C3">
        <w:rPr>
          <w:rFonts w:ascii="Georgia" w:hAnsi="Georgia"/>
        </w:rPr>
        <w:t xml:space="preserve"> oral process during chewing</w:t>
      </w:r>
      <w:r w:rsidR="003F0E5B" w:rsidRPr="006D1C27">
        <w:rPr>
          <w:rFonts w:ascii="Georgia" w:hAnsi="Georgia"/>
        </w:rPr>
        <w:t xml:space="preserve"> </w:t>
      </w:r>
      <w:r w:rsidR="00C603F9">
        <w:rPr>
          <w:rFonts w:ascii="Georgia" w:hAnsi="Georgia"/>
        </w:rPr>
        <w:t>[3]</w:t>
      </w:r>
      <w:r w:rsidR="00C603F9" w:rsidRPr="006D1C27">
        <w:rPr>
          <w:rFonts w:ascii="Georgia" w:hAnsi="Georgia"/>
        </w:rPr>
        <w:t xml:space="preserve">. </w:t>
      </w:r>
      <w:r w:rsidR="007734C3">
        <w:rPr>
          <w:rFonts w:ascii="Georgia" w:hAnsi="Georgia"/>
        </w:rPr>
        <w:t xml:space="preserve"> W</w:t>
      </w:r>
      <w:r w:rsidR="007734C3" w:rsidRPr="006D1C27">
        <w:rPr>
          <w:rFonts w:ascii="Georgia" w:hAnsi="Georgia"/>
        </w:rPr>
        <w:t>ithin</w:t>
      </w:r>
      <w:r w:rsidR="00655A80" w:rsidRPr="006D1C27">
        <w:rPr>
          <w:rFonts w:ascii="Georgia" w:hAnsi="Georgia"/>
        </w:rPr>
        <w:t xml:space="preserve"> the first few chews of real food, mechanical properties changes drastically by the effect of the oral environment. The time require to change the properties of real food is very small </w:t>
      </w:r>
      <w:r w:rsidR="006C0D2E">
        <w:rPr>
          <w:rFonts w:ascii="Georgia" w:hAnsi="Georgia"/>
        </w:rPr>
        <w:t>(0.2s to 0.3</w:t>
      </w:r>
      <w:r w:rsidR="00C603F9">
        <w:rPr>
          <w:rFonts w:ascii="Georgia" w:hAnsi="Georgia"/>
        </w:rPr>
        <w:t>s of first chew)</w:t>
      </w:r>
      <w:r w:rsidR="007734C3">
        <w:rPr>
          <w:rFonts w:ascii="Georgia" w:hAnsi="Georgia"/>
        </w:rPr>
        <w:t xml:space="preserve"> [4]</w:t>
      </w:r>
      <w:r w:rsidR="00C603F9">
        <w:rPr>
          <w:rFonts w:ascii="Georgia" w:hAnsi="Georgia"/>
        </w:rPr>
        <w:t xml:space="preserve">. </w:t>
      </w:r>
      <w:r w:rsidR="00655A80" w:rsidRPr="006D1C27">
        <w:rPr>
          <w:rFonts w:ascii="Georgia" w:hAnsi="Georgia"/>
        </w:rPr>
        <w:t xml:space="preserve">Typically the foods we eat to take as nourishment are very different than the industrial test materials used to quantify chewing strength which eventually produce divergence as the </w:t>
      </w:r>
      <w:proofErr w:type="gramStart"/>
      <w:r w:rsidR="00655A80" w:rsidRPr="006D1C27">
        <w:rPr>
          <w:rFonts w:ascii="Georgia" w:hAnsi="Georgia"/>
        </w:rPr>
        <w:t>chewable</w:t>
      </w:r>
      <w:proofErr w:type="gramEnd"/>
      <w:r w:rsidR="00655A80" w:rsidRPr="006D1C27">
        <w:rPr>
          <w:rFonts w:ascii="Georgia" w:hAnsi="Georgia"/>
        </w:rPr>
        <w:t xml:space="preserve"> materials can or cannot be swallowed.  Some previous study also provided some interesting facts that chewing force may not be related to food texture or hardness</w:t>
      </w:r>
      <w:r w:rsidR="007734C3">
        <w:rPr>
          <w:rFonts w:ascii="Georgia" w:hAnsi="Georgia"/>
        </w:rPr>
        <w:t xml:space="preserve"> [5-8]</w:t>
      </w:r>
      <w:r w:rsidR="00655A80" w:rsidRPr="006D1C27">
        <w:rPr>
          <w:rFonts w:ascii="Georgia" w:hAnsi="Georgia"/>
        </w:rPr>
        <w:t xml:space="preserve">. We aim to clarify the relationship between chewing strength and food hardness by conducting a study among healthy individuals with real chewable and swallow able food. </w:t>
      </w:r>
    </w:p>
    <w:p w14:paraId="34C9C6F3" w14:textId="77777777" w:rsidR="00C15A8D" w:rsidRDefault="00C15A8D" w:rsidP="005571EF">
      <w:pPr>
        <w:pStyle w:val="ColorfulList-Accent11"/>
        <w:spacing w:after="0" w:line="240" w:lineRule="auto"/>
        <w:ind w:left="0"/>
        <w:contextualSpacing/>
        <w:jc w:val="both"/>
        <w:rPr>
          <w:rFonts w:ascii="Georgia" w:hAnsi="Georgia"/>
          <w:u w:val="single"/>
        </w:rPr>
      </w:pPr>
    </w:p>
    <w:p w14:paraId="70C60DC4" w14:textId="5A4DC63F"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With the objective of </w:t>
      </w:r>
      <w:r>
        <w:rPr>
          <w:rFonts w:ascii="Georgia" w:hAnsi="Georgia"/>
          <w:szCs w:val="22"/>
        </w:rPr>
        <w:t>exploring the relationship between real food hardness and chewing strength change, this study aims to use four different sensor systems which can detect food intake, count chew numbers and record corresponding chewing force. This study:</w:t>
      </w:r>
      <w:r w:rsidRPr="004B4456">
        <w:rPr>
          <w:rFonts w:ascii="Georgia" w:hAnsi="Georgia"/>
          <w:szCs w:val="22"/>
        </w:rPr>
        <w:t xml:space="preserve"> </w:t>
      </w:r>
    </w:p>
    <w:p w14:paraId="790AFF9A" w14:textId="77777777" w:rsidR="00C15A8D" w:rsidRPr="004B4456" w:rsidRDefault="00C15A8D" w:rsidP="00C15A8D">
      <w:pPr>
        <w:pStyle w:val="instruction"/>
        <w:spacing w:after="0" w:line="276" w:lineRule="auto"/>
        <w:jc w:val="both"/>
        <w:rPr>
          <w:rFonts w:ascii="Georgia" w:hAnsi="Georgia"/>
          <w:szCs w:val="22"/>
        </w:rPr>
      </w:pPr>
    </w:p>
    <w:p w14:paraId="35FCAA43" w14:textId="6809194B" w:rsidR="00C15A8D" w:rsidRPr="004B4456" w:rsidRDefault="00F604E4" w:rsidP="00C15A8D">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Will</w:t>
      </w:r>
      <w:r w:rsidR="00C15A8D" w:rsidRPr="004B4456">
        <w:rPr>
          <w:rFonts w:ascii="Georgia" w:hAnsi="Georgia"/>
          <w:szCs w:val="22"/>
        </w:rPr>
        <w:t xml:space="preserve"> allow </w:t>
      </w:r>
      <w:r w:rsidR="004508BA">
        <w:rPr>
          <w:rFonts w:ascii="Georgia" w:hAnsi="Georgia"/>
          <w:szCs w:val="22"/>
        </w:rPr>
        <w:t>exploring</w:t>
      </w:r>
      <w:r w:rsidR="00C15A8D">
        <w:rPr>
          <w:rFonts w:ascii="Georgia" w:hAnsi="Georgia"/>
          <w:szCs w:val="22"/>
        </w:rPr>
        <w:t xml:space="preserve"> relationship between chewing strength and food texture. </w:t>
      </w:r>
    </w:p>
    <w:p w14:paraId="391C94CC" w14:textId="64AAC65E" w:rsidR="00C15A8D" w:rsidRDefault="00F604E4" w:rsidP="00C15A8D">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Will</w:t>
      </w:r>
      <w:r w:rsidR="00C15A8D" w:rsidRPr="004B4456">
        <w:rPr>
          <w:rFonts w:ascii="Georgia" w:hAnsi="Georgia"/>
          <w:szCs w:val="22"/>
        </w:rPr>
        <w:t xml:space="preserve"> </w:t>
      </w:r>
      <w:r w:rsidR="00C15A8D">
        <w:rPr>
          <w:rFonts w:ascii="Georgia" w:hAnsi="Georgia"/>
          <w:szCs w:val="22"/>
        </w:rPr>
        <w:t xml:space="preserve">allow </w:t>
      </w:r>
      <w:r w:rsidR="004508BA">
        <w:rPr>
          <w:rFonts w:ascii="Georgia" w:hAnsi="Georgia"/>
          <w:szCs w:val="22"/>
        </w:rPr>
        <w:t>developing</w:t>
      </w:r>
      <w:r w:rsidR="001B55C3">
        <w:rPr>
          <w:rFonts w:ascii="Georgia" w:hAnsi="Georgia"/>
          <w:szCs w:val="22"/>
        </w:rPr>
        <w:t xml:space="preserve"> a statistical test model which may help to establish relationship between food texture and chewing process</w:t>
      </w:r>
      <w:r w:rsidR="00C15A8D" w:rsidRPr="004B4456">
        <w:rPr>
          <w:rFonts w:ascii="Georgia" w:hAnsi="Georgia"/>
          <w:szCs w:val="22"/>
        </w:rPr>
        <w:t>.</w:t>
      </w:r>
    </w:p>
    <w:p w14:paraId="713F5EC6" w14:textId="39F205D3" w:rsidR="001B55C3" w:rsidRPr="004B4456" w:rsidRDefault="001B55C3" w:rsidP="001B55C3">
      <w:pPr>
        <w:pStyle w:val="instruction"/>
        <w:tabs>
          <w:tab w:val="clear" w:pos="360"/>
        </w:tabs>
        <w:spacing w:after="0" w:line="276" w:lineRule="auto"/>
        <w:ind w:left="180"/>
        <w:jc w:val="both"/>
        <w:rPr>
          <w:rFonts w:ascii="Georgia" w:hAnsi="Georgia"/>
          <w:szCs w:val="22"/>
        </w:rPr>
      </w:pPr>
    </w:p>
    <w:p w14:paraId="4685065B" w14:textId="77777777"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14:paraId="7851BB74" w14:textId="3FB381EA"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r>
      <w:r w:rsidR="001B55C3">
        <w:rPr>
          <w:rFonts w:ascii="Georgia" w:hAnsi="Georgia"/>
          <w:szCs w:val="22"/>
        </w:rPr>
        <w:t xml:space="preserve">Food attributes such as </w:t>
      </w:r>
      <w:r w:rsidR="001B55C3" w:rsidRPr="004B4456">
        <w:rPr>
          <w:rFonts w:ascii="Georgia" w:hAnsi="Georgia"/>
          <w:szCs w:val="22"/>
        </w:rPr>
        <w:t>food</w:t>
      </w:r>
      <w:r w:rsidR="001B55C3">
        <w:rPr>
          <w:rFonts w:ascii="Georgia" w:hAnsi="Georgia"/>
          <w:szCs w:val="22"/>
        </w:rPr>
        <w:t xml:space="preserve"> textures plays a vital role in chewing process of human.</w:t>
      </w:r>
    </w:p>
    <w:p w14:paraId="72914EA5" w14:textId="60FD4752" w:rsidR="00C15A8D" w:rsidRDefault="00C15A8D" w:rsidP="00C15A8D">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r>
      <w:r w:rsidR="001B55C3">
        <w:rPr>
          <w:rFonts w:ascii="Georgia" w:hAnsi="Georgia"/>
          <w:szCs w:val="22"/>
        </w:rPr>
        <w:t>The chewing strength varies with food textures</w:t>
      </w:r>
      <w:r w:rsidRPr="004B4456">
        <w:rPr>
          <w:rFonts w:ascii="Georgia" w:hAnsi="Georgia"/>
          <w:szCs w:val="22"/>
        </w:rPr>
        <w:t xml:space="preserve">. </w:t>
      </w:r>
    </w:p>
    <w:p w14:paraId="3DA694C8" w14:textId="77777777" w:rsidR="00C15A8D" w:rsidRPr="004B4456" w:rsidRDefault="00C15A8D" w:rsidP="00C15A8D">
      <w:pPr>
        <w:pStyle w:val="instruction"/>
        <w:spacing w:after="0" w:line="276" w:lineRule="auto"/>
        <w:jc w:val="both"/>
        <w:rPr>
          <w:rFonts w:ascii="Georgia" w:hAnsi="Georgia"/>
          <w:szCs w:val="22"/>
        </w:rPr>
      </w:pPr>
    </w:p>
    <w:p w14:paraId="2CA86BDC" w14:textId="1829A7BF" w:rsidR="001B55C3" w:rsidRPr="001B55C3" w:rsidRDefault="00C15A8D" w:rsidP="001B55C3">
      <w:pPr>
        <w:spacing w:after="0"/>
        <w:jc w:val="both"/>
        <w:rPr>
          <w:rFonts w:ascii="Georgia" w:hAnsi="Georgia"/>
        </w:rPr>
      </w:pPr>
      <w:r w:rsidRPr="004B4456">
        <w:rPr>
          <w:rFonts w:ascii="Georgia" w:hAnsi="Georgia"/>
        </w:rPr>
        <w:t>In the proposed study, we will collect sensor data</w:t>
      </w:r>
      <w:r w:rsidR="001B55C3">
        <w:rPr>
          <w:rFonts w:ascii="Georgia" w:hAnsi="Georgia"/>
        </w:rPr>
        <w:t xml:space="preserve"> from participants</w:t>
      </w:r>
      <w:r w:rsidRPr="004B4456">
        <w:rPr>
          <w:rFonts w:ascii="Georgia" w:hAnsi="Georgia"/>
        </w:rPr>
        <w:t xml:space="preserve"> </w:t>
      </w:r>
      <w:r w:rsidR="001B55C3">
        <w:rPr>
          <w:rFonts w:ascii="Georgia" w:hAnsi="Georgia"/>
        </w:rPr>
        <w:t>using four different sensors while eating different foods (carrot, banana and apple) in laboratory</w:t>
      </w:r>
      <w:r w:rsidRPr="004B4456">
        <w:rPr>
          <w:rFonts w:ascii="Georgia" w:hAnsi="Georgia"/>
        </w:rPr>
        <w:t xml:space="preserve">. The data from </w:t>
      </w:r>
      <w:r w:rsidR="001B55C3">
        <w:rPr>
          <w:rFonts w:ascii="Georgia" w:hAnsi="Georgia"/>
        </w:rPr>
        <w:t xml:space="preserve">all four sensors </w:t>
      </w:r>
      <w:r w:rsidRPr="004B4456">
        <w:rPr>
          <w:rFonts w:ascii="Georgia" w:hAnsi="Georgia"/>
        </w:rPr>
        <w:t xml:space="preserve">will be analyzed to test our hypotheses and to evaluate </w:t>
      </w:r>
      <w:r w:rsidR="001B55C3">
        <w:rPr>
          <w:rFonts w:ascii="Georgia" w:hAnsi="Georgia"/>
        </w:rPr>
        <w:t>chewing strength for foods</w:t>
      </w:r>
      <w:r w:rsidR="00500CC3">
        <w:rPr>
          <w:rFonts w:ascii="Georgia" w:hAnsi="Georgia"/>
        </w:rPr>
        <w:t xml:space="preserve"> with different hardness</w:t>
      </w:r>
      <w:r w:rsidR="001B55C3">
        <w:rPr>
          <w:rFonts w:ascii="Georgia" w:hAnsi="Georgia"/>
        </w:rPr>
        <w:t>.</w:t>
      </w:r>
    </w:p>
    <w:p w14:paraId="746AAD28" w14:textId="77777777" w:rsidR="00117441" w:rsidRPr="004B4456" w:rsidRDefault="00117441" w:rsidP="00237E74">
      <w:pPr>
        <w:pStyle w:val="ColorfulList-Accent11"/>
        <w:numPr>
          <w:ilvl w:val="0"/>
          <w:numId w:val="1"/>
        </w:numPr>
        <w:spacing w:after="0"/>
        <w:contextualSpacing/>
        <w:jc w:val="both"/>
        <w:rPr>
          <w:rFonts w:ascii="Georgia" w:hAnsi="Georgia"/>
          <w:u w:val="single"/>
        </w:rPr>
      </w:pPr>
      <w:bookmarkStart w:id="0" w:name="OLE_LINK149"/>
      <w:bookmarkStart w:id="1" w:name="OLE_LINK150"/>
      <w:r w:rsidRPr="004B4456">
        <w:rPr>
          <w:rFonts w:ascii="Georgia" w:hAnsi="Georgia"/>
          <w:u w:val="single"/>
        </w:rPr>
        <w:lastRenderedPageBreak/>
        <w:t xml:space="preserve">Study Procedures </w:t>
      </w:r>
    </w:p>
    <w:bookmarkEnd w:id="0"/>
    <w:bookmarkEnd w:id="1"/>
    <w:p w14:paraId="3B81C467" w14:textId="77777777" w:rsidR="00117441" w:rsidRPr="004B4456" w:rsidRDefault="00117441" w:rsidP="004D0853">
      <w:pPr>
        <w:pStyle w:val="ColorfulList-Accent11"/>
        <w:spacing w:after="0"/>
        <w:ind w:left="0"/>
        <w:contextualSpacing/>
        <w:jc w:val="both"/>
        <w:rPr>
          <w:rFonts w:ascii="Georgia" w:hAnsi="Georgia"/>
          <w:u w:val="single"/>
        </w:rPr>
      </w:pPr>
    </w:p>
    <w:p w14:paraId="7C587A68" w14:textId="4B9967A9" w:rsidR="00924D2B" w:rsidRPr="00F604E4" w:rsidRDefault="00C40998" w:rsidP="00F604E4">
      <w:pPr>
        <w:pStyle w:val="ListParagraph"/>
        <w:numPr>
          <w:ilvl w:val="1"/>
          <w:numId w:val="1"/>
        </w:numPr>
        <w:jc w:val="both"/>
        <w:rPr>
          <w:rFonts w:ascii="Georgia" w:hAnsi="Georgia" w:cs="Arial"/>
          <w:b/>
        </w:rPr>
      </w:pPr>
      <w:bookmarkStart w:id="2" w:name="OLE_LINK205"/>
      <w:bookmarkStart w:id="3" w:name="OLE_LINK206"/>
      <w:r w:rsidRPr="00F604E4">
        <w:rPr>
          <w:rFonts w:ascii="Georgia" w:hAnsi="Georgia" w:cs="Arial"/>
          <w:b/>
        </w:rPr>
        <w:t>Measurement equipment</w:t>
      </w:r>
      <w:r w:rsidR="00624260" w:rsidRPr="00F604E4">
        <w:rPr>
          <w:rFonts w:ascii="Georgia" w:hAnsi="Georgia" w:cs="Arial"/>
          <w:b/>
        </w:rPr>
        <w:t xml:space="preserve"> </w:t>
      </w:r>
      <w:bookmarkEnd w:id="2"/>
      <w:bookmarkEnd w:id="3"/>
    </w:p>
    <w:p w14:paraId="722E1B70" w14:textId="1EFF3985" w:rsidR="00F604E4" w:rsidRPr="00F604E4" w:rsidRDefault="00F604E4" w:rsidP="00F604E4">
      <w:pPr>
        <w:ind w:left="360"/>
        <w:jc w:val="both"/>
        <w:rPr>
          <w:rFonts w:ascii="Georgia" w:hAnsi="Georgia" w:cs="Arial"/>
          <w:b/>
        </w:rPr>
      </w:pPr>
      <w:r w:rsidRPr="00F604E4">
        <w:rPr>
          <w:rFonts w:ascii="Georgia" w:hAnsi="Georgia" w:cs="Arial"/>
          <w:b/>
        </w:rPr>
        <w:t xml:space="preserve">2.1.1 Wearable Sensor Systems: </w:t>
      </w:r>
    </w:p>
    <w:p w14:paraId="695CE390" w14:textId="5FA42B51" w:rsidR="00C40998" w:rsidRPr="004B4456" w:rsidRDefault="00F608F2" w:rsidP="004D0853">
      <w:pPr>
        <w:jc w:val="both"/>
        <w:rPr>
          <w:rFonts w:ascii="Georgia" w:hAnsi="Georgia" w:cs="Arial"/>
        </w:rPr>
      </w:pPr>
      <w:r w:rsidRPr="004B4456">
        <w:rPr>
          <w:rFonts w:ascii="Georgia" w:hAnsi="Georgia" w:cs="Arial"/>
        </w:rPr>
        <w:t xml:space="preserve">A total </w:t>
      </w:r>
      <w:r w:rsidR="00C40998" w:rsidRPr="004B4456">
        <w:rPr>
          <w:rFonts w:ascii="Georgia" w:hAnsi="Georgia" w:cs="Arial"/>
        </w:rPr>
        <w:t xml:space="preserve">of </w:t>
      </w:r>
      <w:r w:rsidR="00500CC3">
        <w:rPr>
          <w:rFonts w:ascii="Georgia" w:hAnsi="Georgia" w:cs="Arial"/>
        </w:rPr>
        <w:t>four sensor system</w:t>
      </w:r>
      <w:r w:rsidR="006C0D2E">
        <w:rPr>
          <w:rFonts w:ascii="Georgia" w:hAnsi="Georgia" w:cs="Arial"/>
        </w:rPr>
        <w:t>s</w:t>
      </w:r>
      <w:r w:rsidR="00500CC3">
        <w:rPr>
          <w:rFonts w:ascii="Georgia" w:hAnsi="Georgia" w:cs="Arial"/>
        </w:rPr>
        <w:t xml:space="preserve"> </w:t>
      </w:r>
      <w:r w:rsidR="00C40998" w:rsidRPr="004B4456">
        <w:rPr>
          <w:rFonts w:ascii="Georgia" w:hAnsi="Georgia" w:cs="Arial"/>
        </w:rPr>
        <w:t>will be explored</w:t>
      </w:r>
      <w:r w:rsidR="006C0D2E">
        <w:rPr>
          <w:rFonts w:ascii="Georgia" w:hAnsi="Georgia" w:cs="Arial"/>
        </w:rPr>
        <w:t xml:space="preserve"> and evaluated</w:t>
      </w:r>
      <w:r w:rsidR="00C40998" w:rsidRPr="004B4456">
        <w:rPr>
          <w:rFonts w:ascii="Georgia" w:hAnsi="Georgia" w:cs="Arial"/>
        </w:rPr>
        <w:t xml:space="preserve"> to objectively dete</w:t>
      </w:r>
      <w:r w:rsidR="006C0D2E">
        <w:rPr>
          <w:rFonts w:ascii="Georgia" w:hAnsi="Georgia" w:cs="Arial"/>
        </w:rPr>
        <w:t>ct corresponding</w:t>
      </w:r>
      <w:r w:rsidRPr="004B4456">
        <w:rPr>
          <w:rFonts w:ascii="Georgia" w:hAnsi="Georgia" w:cs="Arial"/>
        </w:rPr>
        <w:t xml:space="preserve"> </w:t>
      </w:r>
      <w:r w:rsidR="00500CC3">
        <w:rPr>
          <w:rFonts w:ascii="Georgia" w:hAnsi="Georgia" w:cs="Arial"/>
        </w:rPr>
        <w:t xml:space="preserve">chewing force for different food textures. </w:t>
      </w:r>
      <w:r w:rsidR="00C40998" w:rsidRPr="004B4456">
        <w:rPr>
          <w:rFonts w:ascii="Georgia" w:hAnsi="Georgia" w:cs="Arial"/>
        </w:rPr>
        <w:t xml:space="preserve">The followings are the potential </w:t>
      </w:r>
      <w:r w:rsidRPr="004B4456">
        <w:rPr>
          <w:rFonts w:ascii="Georgia" w:hAnsi="Georgia" w:cs="Arial"/>
        </w:rPr>
        <w:t>option</w:t>
      </w:r>
      <w:r w:rsidR="00C40998" w:rsidRPr="004B4456">
        <w:rPr>
          <w:rFonts w:ascii="Georgia" w:hAnsi="Georgia" w:cs="Arial"/>
        </w:rPr>
        <w:t xml:space="preserve">s (depicted in Figure -1): </w:t>
      </w:r>
    </w:p>
    <w:p w14:paraId="098143E3" w14:textId="1A7ECF16" w:rsidR="00B7632F" w:rsidRPr="004B4456" w:rsidRDefault="00123DFE" w:rsidP="00B7632F">
      <w:pPr>
        <w:jc w:val="both"/>
        <w:rPr>
          <w:rFonts w:ascii="Georgia" w:hAnsi="Georgia" w:cs="Arial"/>
        </w:rPr>
      </w:pPr>
      <w:r>
        <w:rPr>
          <w:rFonts w:ascii="Georgia" w:hAnsi="Georgia" w:cs="Arial"/>
        </w:rPr>
        <w:t>a) Behind the E</w:t>
      </w:r>
      <w:r w:rsidR="00500CC3">
        <w:rPr>
          <w:rFonts w:ascii="Georgia" w:hAnsi="Georgia" w:cs="Arial"/>
        </w:rPr>
        <w:t xml:space="preserve">ar </w:t>
      </w:r>
      <w:r>
        <w:rPr>
          <w:rFonts w:ascii="Georgia" w:hAnsi="Georgia" w:cs="Arial"/>
        </w:rPr>
        <w:t>D</w:t>
      </w:r>
      <w:r w:rsidR="00500CC3">
        <w:rPr>
          <w:rFonts w:ascii="Georgia" w:hAnsi="Georgia" w:cs="Arial"/>
        </w:rPr>
        <w:t>evice</w:t>
      </w:r>
      <w:r>
        <w:rPr>
          <w:rFonts w:ascii="Georgia" w:hAnsi="Georgia" w:cs="Arial"/>
        </w:rPr>
        <w:t>:</w:t>
      </w:r>
      <w:r w:rsidR="00500CC3">
        <w:rPr>
          <w:rFonts w:ascii="Georgia" w:hAnsi="Georgia" w:cs="Arial"/>
        </w:rPr>
        <w:t xml:space="preserve"> </w:t>
      </w:r>
      <w:r>
        <w:rPr>
          <w:rFonts w:ascii="Georgia" w:hAnsi="Georgia" w:cs="Arial"/>
        </w:rPr>
        <w:t>This device consists</w:t>
      </w:r>
      <w:r w:rsidR="008A69F1" w:rsidRPr="004B4456">
        <w:rPr>
          <w:rFonts w:ascii="Georgia" w:hAnsi="Georgia" w:cs="Arial"/>
        </w:rPr>
        <w:t xml:space="preserve"> of a</w:t>
      </w:r>
      <w:r w:rsidR="003F7F77" w:rsidRPr="004B4456">
        <w:rPr>
          <w:rFonts w:ascii="Georgia" w:hAnsi="Georgia" w:cs="Arial"/>
        </w:rPr>
        <w:t>n</w:t>
      </w:r>
      <w:r w:rsidR="008A69F1" w:rsidRPr="004B4456">
        <w:rPr>
          <w:rFonts w:ascii="Georgia" w:hAnsi="Georgia" w:cs="Arial"/>
        </w:rPr>
        <w:t xml:space="preserve"> </w:t>
      </w:r>
      <w:r w:rsidR="005C5471" w:rsidRPr="004B4456">
        <w:rPr>
          <w:rFonts w:ascii="Georgia" w:hAnsi="Georgia" w:cs="Arial"/>
        </w:rPr>
        <w:t xml:space="preserve">air </w:t>
      </w:r>
      <w:r w:rsidR="00C40998" w:rsidRPr="004B4456">
        <w:rPr>
          <w:rFonts w:ascii="Georgia" w:hAnsi="Georgia" w:cs="Arial"/>
        </w:rPr>
        <w:t xml:space="preserve">pressure </w:t>
      </w:r>
      <w:bookmarkStart w:id="4" w:name="OLE_LINK1"/>
      <w:bookmarkStart w:id="5" w:name="OLE_LINK2"/>
      <w:r w:rsidR="00C40998" w:rsidRPr="004B4456">
        <w:rPr>
          <w:rFonts w:ascii="Georgia" w:hAnsi="Georgia" w:cs="Arial"/>
        </w:rPr>
        <w:t>sensor</w:t>
      </w:r>
      <w:r w:rsidR="00332BC0" w:rsidRPr="004B4456">
        <w:rPr>
          <w:rFonts w:ascii="Georgia" w:hAnsi="Georgia" w:cs="Arial"/>
        </w:rPr>
        <w:t xml:space="preserve"> (SM9541, from Silicon Microstructures)</w:t>
      </w:r>
      <w:r w:rsidR="00C40998" w:rsidRPr="004B4456">
        <w:rPr>
          <w:rFonts w:ascii="Georgia" w:hAnsi="Georgia" w:cs="Arial"/>
        </w:rPr>
        <w:t xml:space="preserve"> </w:t>
      </w:r>
      <w:r w:rsidR="000B13A9" w:rsidRPr="004B4456">
        <w:rPr>
          <w:rFonts w:ascii="Georgia" w:hAnsi="Georgia" w:cs="Arial"/>
        </w:rPr>
        <w:t>system</w:t>
      </w:r>
      <w:r w:rsidR="00C40998" w:rsidRPr="004B4456">
        <w:rPr>
          <w:rFonts w:ascii="Georgia" w:hAnsi="Georgia" w:cs="Arial"/>
        </w:rPr>
        <w:t xml:space="preserve"> </w:t>
      </w:r>
      <w:r w:rsidR="008A69F1" w:rsidRPr="004B4456">
        <w:rPr>
          <w:rFonts w:ascii="Georgia" w:hAnsi="Georgia" w:cs="Arial"/>
        </w:rPr>
        <w:t>and a</w:t>
      </w:r>
      <w:r w:rsidR="00C40998" w:rsidRPr="004B4456">
        <w:rPr>
          <w:rFonts w:ascii="Georgia" w:hAnsi="Georgia" w:cs="Arial"/>
        </w:rPr>
        <w:t xml:space="preserve"> custom molded ear</w:t>
      </w:r>
      <w:r w:rsidR="005C5471" w:rsidRPr="004B4456">
        <w:rPr>
          <w:rFonts w:ascii="Georgia" w:hAnsi="Georgia" w:cs="Arial"/>
        </w:rPr>
        <w:t>bud</w:t>
      </w:r>
      <w:r w:rsidR="008A69F1" w:rsidRPr="004B4456">
        <w:rPr>
          <w:rFonts w:ascii="Georgia" w:hAnsi="Georgia" w:cs="Arial"/>
        </w:rPr>
        <w:t xml:space="preserve"> </w:t>
      </w:r>
      <w:bookmarkEnd w:id="4"/>
      <w:bookmarkEnd w:id="5"/>
      <w:r w:rsidR="00C40998" w:rsidRPr="004B4456">
        <w:rPr>
          <w:rFonts w:ascii="Georgia" w:hAnsi="Georgia" w:cs="Arial"/>
        </w:rPr>
        <w:t>(Fig</w:t>
      </w:r>
      <w:r w:rsidR="006C0D2E">
        <w:rPr>
          <w:rFonts w:ascii="Georgia" w:hAnsi="Georgia" w:cs="Arial"/>
        </w:rPr>
        <w:t>ure</w:t>
      </w:r>
      <w:r w:rsidR="00C40998" w:rsidRPr="004B4456">
        <w:rPr>
          <w:rFonts w:ascii="Georgia" w:hAnsi="Georgia" w:cs="Arial"/>
        </w:rPr>
        <w:t>. 1a).</w:t>
      </w:r>
      <w:r w:rsidR="008A69F1" w:rsidRPr="004B4456">
        <w:rPr>
          <w:rFonts w:ascii="Georgia" w:hAnsi="Georgia" w:cs="Arial"/>
        </w:rPr>
        <w:t xml:space="preserve"> The </w:t>
      </w:r>
      <w:r w:rsidR="00B26714" w:rsidRPr="004B4456">
        <w:rPr>
          <w:rFonts w:ascii="Georgia" w:hAnsi="Georgia" w:cs="Arial"/>
        </w:rPr>
        <w:t xml:space="preserve">ear canal </w:t>
      </w:r>
      <w:r w:rsidR="008A69F1" w:rsidRPr="004B4456">
        <w:rPr>
          <w:rFonts w:ascii="Georgia" w:hAnsi="Georgia" w:cs="Arial"/>
        </w:rPr>
        <w:t>pressure can be analyzed to objectively detect</w:t>
      </w:r>
      <w:r w:rsidR="00500CC3">
        <w:rPr>
          <w:rFonts w:ascii="Georgia" w:hAnsi="Georgia" w:cs="Arial"/>
        </w:rPr>
        <w:t xml:space="preserve"> pressure change during chewing</w:t>
      </w:r>
      <w:r w:rsidR="008A69F1" w:rsidRPr="004B4456">
        <w:rPr>
          <w:rFonts w:ascii="Georgia" w:hAnsi="Georgia" w:cs="Arial"/>
        </w:rPr>
        <w:t>.</w:t>
      </w:r>
      <w:r w:rsidR="00C40998" w:rsidRPr="004B4456">
        <w:rPr>
          <w:rFonts w:ascii="Georgia" w:hAnsi="Georgia" w:cs="Arial"/>
        </w:rPr>
        <w:t xml:space="preserve"> </w:t>
      </w:r>
      <w:proofErr w:type="gramStart"/>
      <w:r w:rsidR="000A1FD8" w:rsidRPr="004B4456">
        <w:rPr>
          <w:rFonts w:ascii="Georgia" w:hAnsi="Georgia" w:cs="Arial"/>
        </w:rPr>
        <w:t>Fig</w:t>
      </w:r>
      <w:r w:rsidR="006C0D2E">
        <w:rPr>
          <w:rFonts w:ascii="Georgia" w:hAnsi="Georgia" w:cs="Arial"/>
        </w:rPr>
        <w:t>ure</w:t>
      </w:r>
      <w:r w:rsidR="000A1FD8" w:rsidRPr="004B4456">
        <w:rPr>
          <w:rFonts w:ascii="Georgia" w:hAnsi="Georgia" w:cs="Arial"/>
        </w:rPr>
        <w:t>.</w:t>
      </w:r>
      <w:proofErr w:type="gramEnd"/>
      <w:r w:rsidR="000A1FD8" w:rsidRPr="004B4456">
        <w:rPr>
          <w:rFonts w:ascii="Georgia" w:hAnsi="Georgia" w:cs="Arial"/>
        </w:rPr>
        <w:t xml:space="preserve"> 2</w:t>
      </w:r>
      <w:r w:rsidR="006C0D2E">
        <w:rPr>
          <w:rFonts w:ascii="Georgia" w:hAnsi="Georgia" w:cs="Arial"/>
        </w:rPr>
        <w:t>(a)</w:t>
      </w:r>
      <w:r w:rsidR="000A1FD8" w:rsidRPr="004B4456">
        <w:rPr>
          <w:rFonts w:ascii="Georgia" w:hAnsi="Georgia" w:cs="Arial"/>
        </w:rPr>
        <w:t xml:space="preserve"> shows an example of </w:t>
      </w:r>
      <w:r w:rsidR="00B7632F" w:rsidRPr="004B4456">
        <w:rPr>
          <w:rFonts w:ascii="Georgia" w:hAnsi="Georgia" w:cs="Arial"/>
        </w:rPr>
        <w:t xml:space="preserve">the </w:t>
      </w:r>
      <w:r w:rsidR="000A1FD8" w:rsidRPr="004B4456">
        <w:rPr>
          <w:rFonts w:ascii="Georgia" w:hAnsi="Georgia" w:cs="Arial"/>
        </w:rPr>
        <w:t xml:space="preserve">sensor signal acquired during a short episode of food intake. </w:t>
      </w:r>
      <w:r w:rsidR="00F608F2" w:rsidRPr="004B4456">
        <w:rPr>
          <w:rFonts w:ascii="Georgia" w:hAnsi="Georgia" w:cs="Arial"/>
        </w:rPr>
        <w:t xml:space="preserve">The number of chew counts can be obtained from the </w:t>
      </w:r>
      <w:r w:rsidR="00B26714" w:rsidRPr="004B4456">
        <w:rPr>
          <w:rFonts w:ascii="Georgia" w:hAnsi="Georgia" w:cs="Arial"/>
        </w:rPr>
        <w:t>signal</w:t>
      </w:r>
      <w:r w:rsidR="00F608F2" w:rsidRPr="004B4456">
        <w:rPr>
          <w:rFonts w:ascii="Georgia" w:hAnsi="Georgia" w:cs="Arial"/>
        </w:rPr>
        <w:t>.</w:t>
      </w:r>
      <w:r w:rsidR="005C5471" w:rsidRPr="004B4456">
        <w:rPr>
          <w:rFonts w:ascii="Georgia" w:hAnsi="Georgia" w:cs="Arial"/>
        </w:rPr>
        <w:t xml:space="preserve"> The earpiece will also contain a </w:t>
      </w:r>
      <w:r w:rsidR="00F77F8F" w:rsidRPr="004B4456">
        <w:rPr>
          <w:rFonts w:ascii="Georgia" w:hAnsi="Georgia" w:cs="Arial"/>
        </w:rPr>
        <w:t xml:space="preserve">5Mp </w:t>
      </w:r>
      <w:r w:rsidR="005C5471" w:rsidRPr="004B4456">
        <w:rPr>
          <w:rFonts w:ascii="Georgia" w:hAnsi="Georgia" w:cs="Arial"/>
        </w:rPr>
        <w:t>camera facing down toward the food.</w:t>
      </w:r>
      <w:r w:rsidR="000A1FD8" w:rsidRPr="004B4456">
        <w:rPr>
          <w:rFonts w:ascii="Georgia" w:hAnsi="Georgia" w:cs="Arial"/>
        </w:rPr>
        <w:t xml:space="preserve"> </w:t>
      </w:r>
      <w:bookmarkStart w:id="6" w:name="OLE_LINK64"/>
      <w:bookmarkStart w:id="7" w:name="OLE_LINK65"/>
      <w:r w:rsidR="00500CC3">
        <w:rPr>
          <w:rFonts w:ascii="Georgia" w:hAnsi="Georgia" w:cs="Arial"/>
        </w:rPr>
        <w:t xml:space="preserve">The </w:t>
      </w:r>
      <w:r w:rsidR="006C0D2E">
        <w:rPr>
          <w:rFonts w:ascii="Georgia" w:hAnsi="Georgia" w:cs="Arial"/>
        </w:rPr>
        <w:t>camera</w:t>
      </w:r>
      <w:r w:rsidR="00500CC3">
        <w:rPr>
          <w:rFonts w:ascii="Georgia" w:hAnsi="Georgia" w:cs="Arial"/>
        </w:rPr>
        <w:t xml:space="preserve"> is attached with the device for capturing food images, which will be used for future work.</w:t>
      </w:r>
      <w:bookmarkEnd w:id="6"/>
      <w:bookmarkEnd w:id="7"/>
    </w:p>
    <w:p w14:paraId="3C58278F" w14:textId="3E5A7733" w:rsidR="00C40998" w:rsidRDefault="005C5471" w:rsidP="004D0853">
      <w:pPr>
        <w:jc w:val="both"/>
        <w:rPr>
          <w:rFonts w:ascii="Georgia" w:hAnsi="Georgia" w:cs="Arial"/>
        </w:rPr>
      </w:pPr>
      <w:r w:rsidRPr="004B4456">
        <w:rPr>
          <w:rFonts w:ascii="Georgia" w:hAnsi="Georgia" w:cs="Arial"/>
        </w:rPr>
        <w:t>b</w:t>
      </w:r>
      <w:r w:rsidR="00123DFE">
        <w:rPr>
          <w:rFonts w:ascii="Georgia" w:hAnsi="Georgia" w:cs="Arial"/>
        </w:rPr>
        <w:t>) E</w:t>
      </w:r>
      <w:r w:rsidRPr="004B4456">
        <w:rPr>
          <w:rFonts w:ascii="Georgia" w:hAnsi="Georgia" w:cs="Arial"/>
        </w:rPr>
        <w:t>yeglasses</w:t>
      </w:r>
      <w:r w:rsidR="00123DFE">
        <w:rPr>
          <w:rFonts w:ascii="Georgia" w:hAnsi="Georgia" w:cs="Arial"/>
        </w:rPr>
        <w:t xml:space="preserve"> with Flex S</w:t>
      </w:r>
      <w:r w:rsidR="006C0D2E">
        <w:rPr>
          <w:rFonts w:ascii="Georgia" w:hAnsi="Georgia" w:cs="Arial"/>
        </w:rPr>
        <w:t>ensor:</w:t>
      </w:r>
      <w:r w:rsidRPr="004B4456">
        <w:rPr>
          <w:rFonts w:ascii="Georgia" w:hAnsi="Georgia" w:cs="Arial"/>
        </w:rPr>
        <w:t xml:space="preserve"> </w:t>
      </w:r>
      <w:r w:rsidR="00C40998" w:rsidRPr="004B4456">
        <w:rPr>
          <w:rFonts w:ascii="Georgia" w:hAnsi="Georgia" w:cs="Arial"/>
        </w:rPr>
        <w:t>T</w:t>
      </w:r>
      <w:r w:rsidR="00F608F2" w:rsidRPr="004B4456">
        <w:rPr>
          <w:rFonts w:ascii="Georgia" w:hAnsi="Georgia" w:cs="Arial"/>
        </w:rPr>
        <w:t xml:space="preserve">he </w:t>
      </w:r>
      <w:r w:rsidR="00561DF7" w:rsidRPr="004B4456">
        <w:rPr>
          <w:rFonts w:ascii="Georgia" w:hAnsi="Georgia" w:cs="Arial"/>
        </w:rPr>
        <w:t xml:space="preserve">attachment to </w:t>
      </w:r>
      <w:r w:rsidR="00F608F2" w:rsidRPr="004B4456">
        <w:rPr>
          <w:rFonts w:ascii="Georgia" w:hAnsi="Georgia" w:cs="Arial"/>
        </w:rPr>
        <w:t>eyeglass</w:t>
      </w:r>
      <w:r w:rsidR="00561DF7" w:rsidRPr="004B4456">
        <w:rPr>
          <w:rFonts w:ascii="Georgia" w:hAnsi="Georgia" w:cs="Arial"/>
        </w:rPr>
        <w:t xml:space="preserve"> frame</w:t>
      </w:r>
      <w:r w:rsidR="00F608F2" w:rsidRPr="004B4456">
        <w:rPr>
          <w:rFonts w:ascii="Georgia" w:hAnsi="Georgia" w:cs="Arial"/>
        </w:rPr>
        <w:t xml:space="preserve"> will include a </w:t>
      </w:r>
      <w:r w:rsidR="006C0D2E">
        <w:rPr>
          <w:rFonts w:ascii="Georgia" w:hAnsi="Georgia" w:cs="Arial"/>
        </w:rPr>
        <w:t>short flex</w:t>
      </w:r>
      <w:r w:rsidRPr="004B4456">
        <w:rPr>
          <w:rFonts w:ascii="Georgia" w:hAnsi="Georgia" w:cs="Arial"/>
        </w:rPr>
        <w:t xml:space="preserve"> sensor (</w:t>
      </w:r>
      <w:r w:rsidR="00F604E4" w:rsidRPr="004B4456">
        <w:rPr>
          <w:rFonts w:ascii="Georgia" w:hAnsi="Georgia" w:cs="Arial"/>
        </w:rPr>
        <w:t>Spectra Symbol</w:t>
      </w:r>
      <w:r w:rsidR="00F77F8F" w:rsidRPr="004B4456">
        <w:rPr>
          <w:rFonts w:ascii="Georgia" w:hAnsi="Georgia" w:cs="Arial"/>
        </w:rPr>
        <w:t xml:space="preserve"> 2.2” flex sensor</w:t>
      </w:r>
      <w:r w:rsidRPr="004B4456">
        <w:rPr>
          <w:rFonts w:ascii="Georgia" w:hAnsi="Georgia" w:cs="Arial"/>
        </w:rPr>
        <w:t>)</w:t>
      </w:r>
      <w:r w:rsidR="00F604E4">
        <w:rPr>
          <w:rFonts w:ascii="Georgia" w:hAnsi="Georgia" w:cs="Arial"/>
        </w:rPr>
        <w:t xml:space="preserve"> (Figure. 1b)</w:t>
      </w:r>
      <w:r w:rsidRPr="004B4456">
        <w:rPr>
          <w:rFonts w:ascii="Georgia" w:hAnsi="Georgia" w:cs="Arial"/>
        </w:rPr>
        <w:t xml:space="preserve"> that monitors the force applied by the temporalis muscle to the frame of the glasses and </w:t>
      </w:r>
      <w:r w:rsidR="00F608F2" w:rsidRPr="004B4456">
        <w:rPr>
          <w:rFonts w:ascii="Georgia" w:hAnsi="Georgia" w:cs="Arial"/>
        </w:rPr>
        <w:t>can be</w:t>
      </w:r>
      <w:r w:rsidR="00500CC3">
        <w:rPr>
          <w:rFonts w:ascii="Georgia" w:hAnsi="Georgia" w:cs="Arial"/>
        </w:rPr>
        <w:t xml:space="preserve"> used to estimate chew strength</w:t>
      </w:r>
      <w:r w:rsidR="00F608F2" w:rsidRPr="004B4456">
        <w:rPr>
          <w:rFonts w:ascii="Georgia" w:hAnsi="Georgia" w:cs="Arial"/>
        </w:rPr>
        <w:t>.</w:t>
      </w:r>
      <w:r w:rsidR="0004799B" w:rsidRPr="004B4456">
        <w:rPr>
          <w:rFonts w:ascii="Georgia" w:hAnsi="Georgia" w:cs="Arial"/>
        </w:rPr>
        <w:t xml:space="preserve"> </w:t>
      </w:r>
      <w:proofErr w:type="gramStart"/>
      <w:r w:rsidR="00F604E4" w:rsidRPr="004B4456">
        <w:rPr>
          <w:rFonts w:ascii="Georgia" w:hAnsi="Georgia" w:cs="Arial"/>
        </w:rPr>
        <w:t>Fig</w:t>
      </w:r>
      <w:r w:rsidR="00F604E4">
        <w:rPr>
          <w:rFonts w:ascii="Georgia" w:hAnsi="Georgia" w:cs="Arial"/>
        </w:rPr>
        <w:t>ure</w:t>
      </w:r>
      <w:r w:rsidR="00F604E4" w:rsidRPr="004B4456">
        <w:rPr>
          <w:rFonts w:ascii="Georgia" w:hAnsi="Georgia" w:cs="Arial"/>
        </w:rPr>
        <w:t>.</w:t>
      </w:r>
      <w:proofErr w:type="gramEnd"/>
      <w:r w:rsidR="00F604E4" w:rsidRPr="004B4456">
        <w:rPr>
          <w:rFonts w:ascii="Georgia" w:hAnsi="Georgia" w:cs="Arial"/>
        </w:rPr>
        <w:t xml:space="preserve"> 2</w:t>
      </w:r>
      <w:r w:rsidR="00F604E4">
        <w:rPr>
          <w:rFonts w:ascii="Georgia" w:hAnsi="Georgia" w:cs="Arial"/>
        </w:rPr>
        <w:t>(b)</w:t>
      </w:r>
      <w:r w:rsidR="00F604E4" w:rsidRPr="004B4456">
        <w:rPr>
          <w:rFonts w:ascii="Georgia" w:hAnsi="Georgia" w:cs="Arial"/>
        </w:rPr>
        <w:t xml:space="preserve"> shows an example of the sensor signal acquired during a short episode of food intake. </w:t>
      </w:r>
      <w:r w:rsidR="00561DF7" w:rsidRPr="004B4456">
        <w:rPr>
          <w:rFonts w:ascii="Georgia" w:hAnsi="Georgia" w:cs="Arial"/>
        </w:rPr>
        <w:t xml:space="preserve">Other than difference in the sensor and form, the device operates </w:t>
      </w:r>
      <w:r w:rsidR="001A139D" w:rsidRPr="004B4456">
        <w:rPr>
          <w:rFonts w:ascii="Georgia" w:hAnsi="Georgia" w:cs="Arial"/>
        </w:rPr>
        <w:t>the</w:t>
      </w:r>
      <w:r w:rsidR="00561DF7" w:rsidRPr="004B4456">
        <w:rPr>
          <w:rFonts w:ascii="Georgia" w:hAnsi="Georgia" w:cs="Arial"/>
        </w:rPr>
        <w:t xml:space="preserve"> same as the earpiece sensor and provides the same information. </w:t>
      </w:r>
    </w:p>
    <w:p w14:paraId="44E043C0" w14:textId="4A9B6A79" w:rsidR="00ED6BEC" w:rsidRDefault="00500CC3" w:rsidP="004D0853">
      <w:pPr>
        <w:jc w:val="both"/>
        <w:rPr>
          <w:rFonts w:ascii="Georgia" w:hAnsi="Georgia" w:cs="Arial"/>
        </w:rPr>
      </w:pPr>
      <w:r>
        <w:rPr>
          <w:rFonts w:ascii="Georgia" w:hAnsi="Georgia" w:cs="Arial"/>
        </w:rPr>
        <w:t xml:space="preserve">c)    </w:t>
      </w:r>
      <w:r w:rsidR="00ED6BEC">
        <w:rPr>
          <w:rFonts w:ascii="Georgia" w:hAnsi="Georgia" w:cs="Arial"/>
        </w:rPr>
        <w:t>Eyeglasses with Piezoelectric Sensor: The wearable sensor system is connected to the temple of glasses. The piezoelectric sensor is attached with temporalis muscle by medical tape</w:t>
      </w:r>
      <w:r w:rsidR="00F604E4">
        <w:rPr>
          <w:rFonts w:ascii="Georgia" w:hAnsi="Georgia" w:cs="Arial"/>
        </w:rPr>
        <w:t xml:space="preserve"> (Figure 1c</w:t>
      </w:r>
      <w:r w:rsidR="00ED6BEC">
        <w:rPr>
          <w:rFonts w:ascii="Georgia" w:hAnsi="Georgia" w:cs="Arial"/>
        </w:rPr>
        <w:t xml:space="preserve">. </w:t>
      </w:r>
      <w:r w:rsidR="006C0D2E">
        <w:rPr>
          <w:rFonts w:ascii="Georgia" w:hAnsi="Georgia" w:cs="Arial"/>
        </w:rPr>
        <w:t xml:space="preserve">During chewing of food will cause to change the resistance of piezoelectric sensor. </w:t>
      </w:r>
      <w:r w:rsidR="00ED6BEC">
        <w:rPr>
          <w:rFonts w:ascii="Georgia" w:hAnsi="Georgia" w:cs="Arial"/>
        </w:rPr>
        <w:t>The data is collected using a smartphone via Bluetooth.</w:t>
      </w:r>
      <w:r w:rsidR="00F604E4">
        <w:rPr>
          <w:rFonts w:ascii="Georgia" w:hAnsi="Georgia" w:cs="Arial"/>
        </w:rPr>
        <w:t xml:space="preserve"> </w:t>
      </w:r>
      <w:proofErr w:type="gramStart"/>
      <w:r w:rsidR="00F604E4" w:rsidRPr="004B4456">
        <w:rPr>
          <w:rFonts w:ascii="Georgia" w:hAnsi="Georgia" w:cs="Arial"/>
        </w:rPr>
        <w:t>Fig</w:t>
      </w:r>
      <w:r w:rsidR="00F604E4">
        <w:rPr>
          <w:rFonts w:ascii="Georgia" w:hAnsi="Georgia" w:cs="Arial"/>
        </w:rPr>
        <w:t>ure</w:t>
      </w:r>
      <w:r w:rsidR="00F604E4" w:rsidRPr="004B4456">
        <w:rPr>
          <w:rFonts w:ascii="Georgia" w:hAnsi="Georgia" w:cs="Arial"/>
        </w:rPr>
        <w:t>.</w:t>
      </w:r>
      <w:proofErr w:type="gramEnd"/>
      <w:r w:rsidR="00F604E4" w:rsidRPr="004B4456">
        <w:rPr>
          <w:rFonts w:ascii="Georgia" w:hAnsi="Georgia" w:cs="Arial"/>
        </w:rPr>
        <w:t xml:space="preserve"> 2</w:t>
      </w:r>
      <w:r w:rsidR="00F604E4">
        <w:rPr>
          <w:rFonts w:ascii="Georgia" w:hAnsi="Georgia" w:cs="Arial"/>
        </w:rPr>
        <w:t>(c)</w:t>
      </w:r>
      <w:r w:rsidR="00F604E4" w:rsidRPr="004B4456">
        <w:rPr>
          <w:rFonts w:ascii="Georgia" w:hAnsi="Georgia" w:cs="Arial"/>
        </w:rPr>
        <w:t xml:space="preserve"> shows an example of the sensor signal acquired during a short episode of food intake.</w:t>
      </w:r>
    </w:p>
    <w:p w14:paraId="33E2566B" w14:textId="275389EE" w:rsidR="00500CC3" w:rsidRPr="004B4456" w:rsidRDefault="00ED6BEC" w:rsidP="004D0853">
      <w:pPr>
        <w:jc w:val="both"/>
        <w:rPr>
          <w:rFonts w:ascii="Georgia" w:hAnsi="Georgia" w:cs="Arial"/>
        </w:rPr>
      </w:pPr>
      <w:r>
        <w:rPr>
          <w:rFonts w:ascii="Georgia" w:hAnsi="Georgia" w:cs="Arial"/>
        </w:rPr>
        <w:t>d) Electromyography Sensor: The temporalis muscle movement while eating can also be recorded using electromyography (EMG) sensor</w:t>
      </w:r>
      <w:r w:rsidR="00F604E4">
        <w:rPr>
          <w:rFonts w:ascii="Georgia" w:hAnsi="Georgia" w:cs="Arial"/>
        </w:rPr>
        <w:t xml:space="preserve"> (Figure 1d)</w:t>
      </w:r>
      <w:r>
        <w:rPr>
          <w:rFonts w:ascii="Georgia" w:hAnsi="Georgia" w:cs="Arial"/>
        </w:rPr>
        <w:t xml:space="preserve">. In order to collect chewing data from temporalis muscle using EMG </w:t>
      </w:r>
      <w:r w:rsidR="00123DFE">
        <w:rPr>
          <w:rFonts w:ascii="Georgia" w:hAnsi="Georgia" w:cs="Arial"/>
        </w:rPr>
        <w:t>electrodes, the low power, low cost, biomedical toolkit: ‘</w:t>
      </w:r>
      <w:proofErr w:type="spellStart"/>
      <w:r w:rsidR="00123DFE">
        <w:rPr>
          <w:rFonts w:ascii="Georgia" w:hAnsi="Georgia" w:cs="Arial"/>
        </w:rPr>
        <w:t>bitalino</w:t>
      </w:r>
      <w:proofErr w:type="spellEnd"/>
      <w:r w:rsidR="00123DFE">
        <w:rPr>
          <w:rFonts w:ascii="Georgia" w:hAnsi="Georgia" w:cs="Arial"/>
        </w:rPr>
        <w:t>’ will be used. The data will be captured using ‘</w:t>
      </w:r>
      <w:r w:rsidR="001461C2">
        <w:rPr>
          <w:rFonts w:ascii="Georgia" w:hAnsi="Georgia" w:cs="Arial"/>
        </w:rPr>
        <w:t>Open Signals</w:t>
      </w:r>
      <w:r w:rsidR="00123DFE">
        <w:rPr>
          <w:rFonts w:ascii="Georgia" w:hAnsi="Georgia" w:cs="Arial"/>
        </w:rPr>
        <w:t>’ android application, via smartphone.</w:t>
      </w:r>
      <w:r w:rsidR="00F604E4">
        <w:rPr>
          <w:rFonts w:ascii="Georgia" w:hAnsi="Georgia" w:cs="Arial"/>
        </w:rPr>
        <w:t xml:space="preserve"> </w:t>
      </w:r>
      <w:proofErr w:type="gramStart"/>
      <w:r w:rsidR="00F604E4" w:rsidRPr="004B4456">
        <w:rPr>
          <w:rFonts w:ascii="Georgia" w:hAnsi="Georgia" w:cs="Arial"/>
        </w:rPr>
        <w:t>Fig</w:t>
      </w:r>
      <w:r w:rsidR="00F604E4">
        <w:rPr>
          <w:rFonts w:ascii="Georgia" w:hAnsi="Georgia" w:cs="Arial"/>
        </w:rPr>
        <w:t>ure</w:t>
      </w:r>
      <w:r w:rsidR="00F604E4" w:rsidRPr="004B4456">
        <w:rPr>
          <w:rFonts w:ascii="Georgia" w:hAnsi="Georgia" w:cs="Arial"/>
        </w:rPr>
        <w:t>.</w:t>
      </w:r>
      <w:proofErr w:type="gramEnd"/>
      <w:r w:rsidR="00F604E4" w:rsidRPr="004B4456">
        <w:rPr>
          <w:rFonts w:ascii="Georgia" w:hAnsi="Georgia" w:cs="Arial"/>
        </w:rPr>
        <w:t xml:space="preserve"> 2</w:t>
      </w:r>
      <w:r w:rsidR="00F604E4">
        <w:rPr>
          <w:rFonts w:ascii="Georgia" w:hAnsi="Georgia" w:cs="Arial"/>
        </w:rPr>
        <w:t>(d)</w:t>
      </w:r>
      <w:r w:rsidR="00F604E4" w:rsidRPr="004B4456">
        <w:rPr>
          <w:rFonts w:ascii="Georgia" w:hAnsi="Georgia" w:cs="Arial"/>
        </w:rPr>
        <w:t xml:space="preserve"> shows an example of the sensor signal acquired during a short episode of food intake.</w:t>
      </w:r>
    </w:p>
    <w:p w14:paraId="1C725DD3" w14:textId="4C556725" w:rsidR="00047643" w:rsidRPr="004B4456" w:rsidRDefault="00DC3D09" w:rsidP="004D0853">
      <w:pPr>
        <w:jc w:val="both"/>
        <w:rPr>
          <w:rFonts w:ascii="Georgia" w:hAnsi="Georgia" w:cs="Arial"/>
        </w:rPr>
      </w:pPr>
      <w:r w:rsidRPr="004B4456">
        <w:rPr>
          <w:rFonts w:ascii="Georgia" w:hAnsi="Georgia" w:cs="Arial"/>
        </w:rPr>
        <w:t>D</w:t>
      </w:r>
      <w:r w:rsidR="00047643" w:rsidRPr="004B4456">
        <w:rPr>
          <w:rFonts w:ascii="Georgia" w:hAnsi="Georgia" w:cs="Arial"/>
        </w:rPr>
        <w:t xml:space="preserve">ata will be collected </w:t>
      </w:r>
      <w:r w:rsidRPr="004B4456">
        <w:rPr>
          <w:rFonts w:ascii="Georgia" w:hAnsi="Georgia" w:cs="Arial"/>
        </w:rPr>
        <w:t>using</w:t>
      </w:r>
      <w:r w:rsidR="00123DFE">
        <w:rPr>
          <w:rFonts w:ascii="Georgia" w:hAnsi="Georgia" w:cs="Arial"/>
        </w:rPr>
        <w:t xml:space="preserve"> four </w:t>
      </w:r>
      <w:r w:rsidR="006C0D2E">
        <w:rPr>
          <w:rFonts w:ascii="Georgia" w:hAnsi="Georgia" w:cs="Arial"/>
        </w:rPr>
        <w:t xml:space="preserve">wearable </w:t>
      </w:r>
      <w:r w:rsidR="00123DFE">
        <w:rPr>
          <w:rFonts w:ascii="Georgia" w:hAnsi="Georgia" w:cs="Arial"/>
        </w:rPr>
        <w:t>sensor systems</w:t>
      </w:r>
      <w:r w:rsidRPr="004B4456">
        <w:rPr>
          <w:rFonts w:ascii="Georgia" w:hAnsi="Georgia" w:cs="Arial"/>
        </w:rPr>
        <w:t>.</w:t>
      </w:r>
      <w:r w:rsidR="00047643" w:rsidRPr="004B4456">
        <w:rPr>
          <w:rFonts w:ascii="Georgia" w:hAnsi="Georgia" w:cs="Arial"/>
        </w:rPr>
        <w:t xml:space="preserve"> </w:t>
      </w:r>
      <w:r w:rsidR="00123DFE">
        <w:rPr>
          <w:rFonts w:ascii="Georgia" w:hAnsi="Georgia" w:cs="Arial"/>
        </w:rPr>
        <w:t>The assignment of sensors to a specific participant will be completely random</w:t>
      </w:r>
      <w:r w:rsidR="00F77F8F" w:rsidRPr="004B4456">
        <w:rPr>
          <w:rFonts w:ascii="Georgia" w:hAnsi="Georgia" w:cs="Arial"/>
        </w:rPr>
        <w:t>, also taking into account the availability of a specific device at the time of the experiment.</w:t>
      </w:r>
    </w:p>
    <w:p w14:paraId="6A8626BD" w14:textId="4E4A809E" w:rsidR="00332BC0" w:rsidRPr="004B4456" w:rsidRDefault="00123DFE" w:rsidP="004D0853">
      <w:pPr>
        <w:jc w:val="both"/>
        <w:rPr>
          <w:rFonts w:ascii="Georgia" w:hAnsi="Georgia" w:cs="Arial"/>
        </w:rPr>
      </w:pPr>
      <w:r>
        <w:rPr>
          <w:rFonts w:ascii="Georgia" w:hAnsi="Georgia" w:cs="Arial"/>
        </w:rPr>
        <w:t xml:space="preserve">All four devices </w:t>
      </w:r>
      <w:r w:rsidRPr="004B4456">
        <w:rPr>
          <w:rFonts w:ascii="Georgia" w:hAnsi="Georgia" w:cs="Arial"/>
        </w:rPr>
        <w:t>are</w:t>
      </w:r>
      <w:r w:rsidR="00DC7065" w:rsidRPr="004B4456">
        <w:rPr>
          <w:rFonts w:ascii="Georgia" w:hAnsi="Georgia" w:cs="Arial"/>
        </w:rPr>
        <w:t xml:space="preserve"> non-significant risk device as</w:t>
      </w:r>
      <w:r w:rsidR="001A139D" w:rsidRPr="004B4456">
        <w:rPr>
          <w:rFonts w:ascii="Georgia" w:hAnsi="Georgia" w:cs="Arial"/>
        </w:rPr>
        <w:t xml:space="preserve"> it</w:t>
      </w:r>
      <w:r w:rsidR="00DC7065" w:rsidRPr="004B4456">
        <w:rPr>
          <w:rFonts w:ascii="Georgia" w:hAnsi="Georgia" w:cs="Arial"/>
        </w:rPr>
        <w:t xml:space="preserve"> is not an implant, does not support life, does not present a health risk, and is not used in diagnosing or treating disease.  </w:t>
      </w:r>
      <w:r>
        <w:rPr>
          <w:rFonts w:ascii="Georgia" w:hAnsi="Georgia" w:cs="Arial"/>
        </w:rPr>
        <w:t xml:space="preserve">Each four sensor systems, </w:t>
      </w:r>
      <w:r w:rsidR="00DC7065" w:rsidRPr="004B4456">
        <w:rPr>
          <w:rFonts w:ascii="Georgia" w:hAnsi="Georgia" w:cs="Arial"/>
        </w:rPr>
        <w:t xml:space="preserve">is based on </w:t>
      </w:r>
      <w:r w:rsidR="001A139D" w:rsidRPr="004B4456">
        <w:rPr>
          <w:rFonts w:ascii="Georgia" w:hAnsi="Georgia" w:cs="Arial"/>
        </w:rPr>
        <w:t>low power</w:t>
      </w:r>
      <w:r w:rsidR="00332BC0" w:rsidRPr="004B4456">
        <w:rPr>
          <w:rFonts w:ascii="Georgia" w:hAnsi="Georgia" w:cs="Arial"/>
        </w:rPr>
        <w:t xml:space="preserve">, low-voltage (3V) </w:t>
      </w:r>
      <w:r w:rsidR="00DC7065" w:rsidRPr="004B4456">
        <w:rPr>
          <w:rFonts w:ascii="Georgia" w:hAnsi="Georgia" w:cs="Arial"/>
        </w:rPr>
        <w:t xml:space="preserve">electronics </w:t>
      </w:r>
      <w:r w:rsidR="00332BC0" w:rsidRPr="004B4456">
        <w:rPr>
          <w:rFonts w:ascii="Georgia" w:hAnsi="Georgia" w:cs="Arial"/>
        </w:rPr>
        <w:t>and pose</w:t>
      </w:r>
      <w:r w:rsidR="001A139D" w:rsidRPr="004B4456">
        <w:rPr>
          <w:rFonts w:ascii="Georgia" w:hAnsi="Georgia" w:cs="Arial"/>
        </w:rPr>
        <w:t>s</w:t>
      </w:r>
      <w:r w:rsidR="00332BC0" w:rsidRPr="004B4456">
        <w:rPr>
          <w:rFonts w:ascii="Georgia" w:hAnsi="Georgia" w:cs="Arial"/>
        </w:rPr>
        <w:t xml:space="preserve"> no more than minimal risk</w:t>
      </w:r>
      <w:r w:rsidR="001A139D" w:rsidRPr="004B4456">
        <w:rPr>
          <w:rFonts w:ascii="Georgia" w:hAnsi="Georgia" w:cs="Arial"/>
        </w:rPr>
        <w:t xml:space="preserve">, comparable to a </w:t>
      </w:r>
      <w:r w:rsidR="00332BC0" w:rsidRPr="004B4456">
        <w:rPr>
          <w:rFonts w:ascii="Georgia" w:hAnsi="Georgia" w:cs="Arial"/>
        </w:rPr>
        <w:t xml:space="preserve">consumer electronic device. </w:t>
      </w:r>
    </w:p>
    <w:p w14:paraId="226853D7" w14:textId="3E231416" w:rsidR="004D0853" w:rsidRPr="004B4456" w:rsidRDefault="00D54B2E" w:rsidP="00332BC0">
      <w:pPr>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81792" behindDoc="0" locked="0" layoutInCell="1" allowOverlap="1" wp14:anchorId="2C72F397" wp14:editId="6A1AC387">
                <wp:simplePos x="0" y="0"/>
                <wp:positionH relativeFrom="column">
                  <wp:posOffset>4357757</wp:posOffset>
                </wp:positionH>
                <wp:positionV relativeFrom="paragraph">
                  <wp:posOffset>2301389</wp:posOffset>
                </wp:positionV>
                <wp:extent cx="462915" cy="260985"/>
                <wp:effectExtent l="0" t="0" r="0" b="57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2C72F397" id="_x0000_t202" coordsize="21600,21600" o:spt="202" path="m,l,21600r21600,l21600,xe">
                <v:stroke joinstyle="miter"/>
                <v:path gradientshapeok="t" o:connecttype="rect"/>
              </v:shapetype>
              <v:shape id="Text Box 2" o:spid="_x0000_s1026" type="#_x0000_t202" style="position:absolute;left:0;text-align:left;margin-left:343.15pt;margin-top:181.2pt;width:36.45pt;height:2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" filled="f" stroked="f">
                <v:textbo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9744" behindDoc="0" locked="0" layoutInCell="1" allowOverlap="1" wp14:anchorId="5300E463" wp14:editId="707DC60F">
                <wp:simplePos x="0" y="0"/>
                <wp:positionH relativeFrom="column">
                  <wp:posOffset>910450</wp:posOffset>
                </wp:positionH>
                <wp:positionV relativeFrom="paragraph">
                  <wp:posOffset>2297875</wp:posOffset>
                </wp:positionV>
                <wp:extent cx="462915" cy="260985"/>
                <wp:effectExtent l="0" t="0" r="0" b="571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300E463" id="_x0000_s1027" type="#_x0000_t202" style="position:absolute;left:0;text-align:left;margin-left:71.7pt;margin-top:180.95pt;width:36.45pt;height:2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" filled="f" stroked="f">
                <v:textbo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A06C02">
        <w:rPr>
          <w:rFonts w:ascii="Georgia" w:hAnsi="Georgia"/>
          <w:noProof/>
          <w:sz w:val="24"/>
          <w:szCs w:val="24"/>
        </w:rPr>
        <mc:AlternateContent>
          <mc:Choice Requires="wps">
            <w:drawing>
              <wp:anchor distT="0" distB="0" distL="114300" distR="114300" simplePos="0" relativeHeight="251666432" behindDoc="0" locked="0" layoutInCell="1" allowOverlap="1" wp14:anchorId="78229D74" wp14:editId="012130CB">
                <wp:simplePos x="0" y="0"/>
                <wp:positionH relativeFrom="column">
                  <wp:posOffset>4933950</wp:posOffset>
                </wp:positionH>
                <wp:positionV relativeFrom="paragraph">
                  <wp:posOffset>883920</wp:posOffset>
                </wp:positionV>
                <wp:extent cx="152400" cy="133985"/>
                <wp:effectExtent l="0" t="19050" r="38100" b="37465"/>
                <wp:wrapNone/>
                <wp:docPr id="21" name="Right Arrow 21"/>
                <wp:cNvGraphicFramePr/>
                <a:graphic xmlns:a="http://schemas.openxmlformats.org/drawingml/2006/main">
                  <a:graphicData uri="http://schemas.microsoft.com/office/word/2010/wordprocessingShape">
                    <wps:wsp>
                      <wps:cNvSpPr/>
                      <wps:spPr>
                        <a:xfrm>
                          <a:off x="0" y="0"/>
                          <a:ext cx="152400" cy="1339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55195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88.5pt;margin-top:69.6pt;width:12pt;height:10.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" adj="12105" fillcolor="#5b9bd5 [3204]" strokecolor="#1f4d78 [1604]" strokeweight="1pt"/>
            </w:pict>
          </mc:Fallback>
        </mc:AlternateContent>
      </w:r>
      <w:r w:rsidR="00A06C02" w:rsidRPr="00F512D8">
        <w:rPr>
          <w:rFonts w:ascii="Georgia" w:hAnsi="Georgia"/>
          <w:noProof/>
          <w:sz w:val="24"/>
          <w:szCs w:val="24"/>
        </w:rPr>
        <mc:AlternateContent>
          <mc:Choice Requires="wps">
            <w:drawing>
              <wp:anchor distT="0" distB="0" distL="114300" distR="114300" simplePos="0" relativeHeight="251663360" behindDoc="0" locked="0" layoutInCell="1" allowOverlap="1" wp14:anchorId="621F6442" wp14:editId="549B8B20">
                <wp:simplePos x="0" y="0"/>
                <wp:positionH relativeFrom="column">
                  <wp:posOffset>4286250</wp:posOffset>
                </wp:positionH>
                <wp:positionV relativeFrom="paragraph">
                  <wp:posOffset>718820</wp:posOffset>
                </wp:positionV>
                <wp:extent cx="647700" cy="444500"/>
                <wp:effectExtent l="0" t="0" r="1905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44500"/>
                        </a:xfrm>
                        <a:prstGeom prst="rect">
                          <a:avLst/>
                        </a:prstGeom>
                        <a:noFill/>
                        <a:ln w="9525">
                          <a:solidFill>
                            <a:srgbClr val="0070C0"/>
                          </a:solidFill>
                          <a:miter lim="800000"/>
                          <a:headEnd/>
                          <a:tailEnd/>
                        </a:ln>
                      </wps:spPr>
                      <wps:txbx>
                        <w:txbxContent>
                          <w:p w14:paraId="4E8AF585" w14:textId="5287328C" w:rsidR="00EA3E83" w:rsidRDefault="00647517" w:rsidP="001503EC">
                            <w:pPr>
                              <w:spacing w:after="0" w:line="240" w:lineRule="auto"/>
                            </w:pPr>
                            <w:r>
                              <w:rPr>
                                <w:b/>
                                <w:bCs/>
                              </w:rPr>
                              <w:t>Flex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21F6442" id="_x0000_s1028" type="#_x0000_t202" style="position:absolute;left:0;text-align:left;margin-left:337.5pt;margin-top:56.6pt;width:51pt;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" filled="f" strokecolor="#0070c0">
                <v:textbox>
                  <w:txbxContent>
                    <w:p w14:paraId="4E8AF585" w14:textId="5287328C" w:rsidR="00EA3E83" w:rsidRDefault="00647517" w:rsidP="001503EC">
                      <w:pPr>
                        <w:spacing w:after="0" w:line="240" w:lineRule="auto"/>
                      </w:pPr>
                      <w:r>
                        <w:rPr>
                          <w:b/>
                          <w:bCs/>
                        </w:rPr>
                        <w:t>Flex Sensor</w:t>
                      </w:r>
                    </w:p>
                  </w:txbxContent>
                </v:textbox>
              </v:shape>
            </w:pict>
          </mc:Fallback>
        </mc:AlternateContent>
      </w:r>
      <w:r w:rsidR="00F512D8" w:rsidRPr="00F512D8">
        <w:rPr>
          <w:rFonts w:ascii="Georgia" w:hAnsi="Georgia"/>
          <w:noProof/>
          <w:sz w:val="24"/>
          <w:szCs w:val="24"/>
        </w:rPr>
        <mc:AlternateContent>
          <mc:Choice Requires="wps">
            <w:drawing>
              <wp:anchor distT="0" distB="0" distL="114300" distR="114300" simplePos="0" relativeHeight="251659264" behindDoc="0" locked="0" layoutInCell="1" allowOverlap="1" wp14:anchorId="793CD37D" wp14:editId="615CB2A5">
                <wp:simplePos x="0" y="0"/>
                <wp:positionH relativeFrom="column">
                  <wp:posOffset>1098550</wp:posOffset>
                </wp:positionH>
                <wp:positionV relativeFrom="paragraph">
                  <wp:posOffset>1156970</wp:posOffset>
                </wp:positionV>
                <wp:extent cx="711200" cy="628650"/>
                <wp:effectExtent l="0" t="0" r="127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628650"/>
                        </a:xfrm>
                        <a:prstGeom prst="rect">
                          <a:avLst/>
                        </a:prstGeom>
                        <a:noFill/>
                        <a:ln w="9525">
                          <a:solidFill>
                            <a:srgbClr val="0070C0"/>
                          </a:solidFill>
                          <a:miter lim="800000"/>
                          <a:headEnd/>
                          <a:tailEnd/>
                        </a:ln>
                      </wps:spPr>
                      <wps:txb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93CD37D" id="_x0000_s1029" type="#_x0000_t202" style="position:absolute;left:0;text-align:left;margin-left:86.5pt;margin-top:91.1pt;width:56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" filled="f" strokecolor="#0070c0">
                <v:textbo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v:textbox>
              </v:shape>
            </w:pict>
          </mc:Fallback>
        </mc:AlternateContent>
      </w:r>
      <w:r w:rsidR="00F512D8">
        <w:rPr>
          <w:rFonts w:ascii="Georgia" w:hAnsi="Georgia"/>
          <w:noProof/>
          <w:sz w:val="24"/>
          <w:szCs w:val="24"/>
        </w:rPr>
        <mc:AlternateContent>
          <mc:Choice Requires="wps">
            <w:drawing>
              <wp:anchor distT="0" distB="0" distL="114300" distR="114300" simplePos="0" relativeHeight="251661312" behindDoc="0" locked="0" layoutInCell="1" allowOverlap="1" wp14:anchorId="0BF8E1C9" wp14:editId="4DC0AC2E">
                <wp:simplePos x="0" y="0"/>
                <wp:positionH relativeFrom="column">
                  <wp:posOffset>908050</wp:posOffset>
                </wp:positionH>
                <wp:positionV relativeFrom="paragraph">
                  <wp:posOffset>1404620</wp:posOffset>
                </wp:positionV>
                <wp:extent cx="190500" cy="152400"/>
                <wp:effectExtent l="19050" t="19050" r="19050" b="38100"/>
                <wp:wrapNone/>
                <wp:docPr id="11" name="Left Arrow 11"/>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7D28F66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71.5pt;margin-top:110.6pt;width:1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" adj="8640" fillcolor="#5b9bd5 [3204]" strokecolor="#1f4d78 [1604]" strokeweight="1pt"/>
            </w:pict>
          </mc:Fallback>
        </mc:AlternateContent>
      </w:r>
      <w:r w:rsidR="004D0853" w:rsidRPr="004B4456">
        <w:rPr>
          <w:rFonts w:ascii="Georgia" w:hAnsi="Georgia"/>
          <w:sz w:val="24"/>
          <w:szCs w:val="24"/>
        </w:rPr>
        <w:t xml:space="preserve">   </w:t>
      </w:r>
      <w:r w:rsidR="00F512D8">
        <w:rPr>
          <w:rFonts w:ascii="Georgia" w:hAnsi="Georgia"/>
          <w:noProof/>
          <w:sz w:val="24"/>
          <w:szCs w:val="24"/>
        </w:rPr>
        <w:drawing>
          <wp:inline distT="0" distB="0" distL="0" distR="0" wp14:anchorId="410B3DA0" wp14:editId="508BDBD7">
            <wp:extent cx="1701800" cy="2292509"/>
            <wp:effectExtent l="0" t="0" r="0" b="0"/>
            <wp:docPr id="4" name="Picture 4" descr="C:\Delwar\Chewing_strength IRB\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elwar\Chewing_strength IRB\press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3936" cy="2295386"/>
                    </a:xfrm>
                    <a:prstGeom prst="rect">
                      <a:avLst/>
                    </a:prstGeom>
                    <a:noFill/>
                    <a:ln>
                      <a:noFill/>
                    </a:ln>
                  </pic:spPr>
                </pic:pic>
              </a:graphicData>
            </a:graphic>
          </wp:inline>
        </w:drawing>
      </w:r>
      <w:r w:rsidR="003C38B4" w:rsidRPr="004B4456">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r>
      <w:r w:rsidR="00A06C02">
        <w:rPr>
          <w:rFonts w:ascii="Georgia" w:hAnsi="Georgia"/>
          <w:sz w:val="24"/>
          <w:szCs w:val="24"/>
        </w:rPr>
        <w:tab/>
      </w:r>
      <w:r w:rsidR="003C38B4" w:rsidRPr="004B4456">
        <w:rPr>
          <w:rFonts w:ascii="Georgia" w:hAnsi="Georgia"/>
          <w:sz w:val="24"/>
          <w:szCs w:val="24"/>
        </w:rPr>
        <w:t xml:space="preserve">  </w:t>
      </w:r>
      <w:r w:rsidR="00F512D8">
        <w:rPr>
          <w:rFonts w:ascii="Georgia" w:hAnsi="Georgia"/>
          <w:noProof/>
          <w:sz w:val="24"/>
          <w:szCs w:val="24"/>
        </w:rPr>
        <w:drawing>
          <wp:inline distT="0" distB="0" distL="0" distR="0" wp14:anchorId="5DC22409" wp14:editId="18E8D357">
            <wp:extent cx="2260139" cy="2287820"/>
            <wp:effectExtent l="0" t="0" r="6985" b="0"/>
            <wp:docPr id="16" name="Picture 16" descr="C:\Delwar\Chewing_strength IRB\IMG_20180208_153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lwar\Chewing_strength IRB\IMG_20180208_15395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8279" cy="2296059"/>
                    </a:xfrm>
                    <a:prstGeom prst="rect">
                      <a:avLst/>
                    </a:prstGeom>
                    <a:noFill/>
                    <a:ln>
                      <a:noFill/>
                    </a:ln>
                  </pic:spPr>
                </pic:pic>
              </a:graphicData>
            </a:graphic>
          </wp:inline>
        </w:drawing>
      </w:r>
    </w:p>
    <w:p w14:paraId="1EC7D10E" w14:textId="28CF91B2" w:rsidR="004D0853" w:rsidRPr="00D54B2E" w:rsidRDefault="004D0853" w:rsidP="00D54B2E">
      <w:pPr>
        <w:spacing w:after="0"/>
        <w:jc w:val="both"/>
        <w:rPr>
          <w:rFonts w:ascii="Georgia" w:eastAsia="Times New Roman" w:hAnsi="Georgia"/>
          <w:b/>
          <w:bCs/>
          <w:color w:val="5B9BD5"/>
          <w:sz w:val="18"/>
          <w:szCs w:val="18"/>
        </w:rPr>
      </w:pPr>
    </w:p>
    <w:p w14:paraId="5518DD30" w14:textId="2AC64548" w:rsidR="00A06C02" w:rsidRDefault="001503EC" w:rsidP="004D0853">
      <w:pPr>
        <w:pStyle w:val="ListParagraph"/>
        <w:spacing w:after="0"/>
        <w:ind w:left="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77696" behindDoc="0" locked="0" layoutInCell="1" allowOverlap="1" wp14:anchorId="53DA7E3F" wp14:editId="61F82197">
                <wp:simplePos x="0" y="0"/>
                <wp:positionH relativeFrom="column">
                  <wp:posOffset>4504055</wp:posOffset>
                </wp:positionH>
                <wp:positionV relativeFrom="paragraph">
                  <wp:posOffset>2501900</wp:posOffset>
                </wp:positionV>
                <wp:extent cx="462915" cy="260985"/>
                <wp:effectExtent l="0" t="0" r="0" b="571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3DA7E3F" id="_x0000_s1030" type="#_x0000_t202" style="position:absolute;left:0;text-align:left;margin-left:354.65pt;margin-top:197pt;width:36.45pt;height:2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" filled="f" stroked="f">
                <v:textbo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5648" behindDoc="0" locked="0" layoutInCell="1" allowOverlap="1" wp14:anchorId="7889CB3E" wp14:editId="14F44B2C">
                <wp:simplePos x="0" y="0"/>
                <wp:positionH relativeFrom="column">
                  <wp:posOffset>908273</wp:posOffset>
                </wp:positionH>
                <wp:positionV relativeFrom="paragraph">
                  <wp:posOffset>2499360</wp:posOffset>
                </wp:positionV>
                <wp:extent cx="462915" cy="260985"/>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889CB3E" id="_x0000_s1031" type="#_x0000_t202" style="position:absolute;left:0;text-align:left;margin-left:71.5pt;margin-top:196.8pt;width:36.45pt;height: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" filled="f" stroked="f">
                <v:textbo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73600" behindDoc="0" locked="0" layoutInCell="1" allowOverlap="1" wp14:anchorId="6ABC5EB5" wp14:editId="588E7F91">
                <wp:simplePos x="0" y="0"/>
                <wp:positionH relativeFrom="column">
                  <wp:posOffset>1370965</wp:posOffset>
                </wp:positionH>
                <wp:positionV relativeFrom="paragraph">
                  <wp:posOffset>962091</wp:posOffset>
                </wp:positionV>
                <wp:extent cx="142240" cy="142240"/>
                <wp:effectExtent l="19050" t="19050" r="29210" b="10160"/>
                <wp:wrapNone/>
                <wp:docPr id="295" name="Up Arrow 295"/>
                <wp:cNvGraphicFramePr/>
                <a:graphic xmlns:a="http://schemas.openxmlformats.org/drawingml/2006/main">
                  <a:graphicData uri="http://schemas.microsoft.com/office/word/2010/wordprocessingShape">
                    <wps:wsp>
                      <wps:cNvSpPr/>
                      <wps:spPr>
                        <a:xfrm>
                          <a:off x="0" y="0"/>
                          <a:ext cx="142240" cy="1422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51ABD755"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5" o:spid="_x0000_s1026" type="#_x0000_t68" style="position:absolute;margin-left:107.95pt;margin-top:75.75pt;width:11.2pt;height:11.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" adj="10800" fillcolor="#5b9bd5 [3204]" strokecolor="#1f4d78 [1604]" strokeweight="1pt"/>
            </w:pict>
          </mc:Fallback>
        </mc:AlternateContent>
      </w:r>
      <w:r w:rsidRPr="00F512D8">
        <w:rPr>
          <w:rFonts w:ascii="Georgia" w:hAnsi="Georgia"/>
          <w:noProof/>
          <w:sz w:val="24"/>
          <w:szCs w:val="24"/>
        </w:rPr>
        <mc:AlternateContent>
          <mc:Choice Requires="wps">
            <w:drawing>
              <wp:anchor distT="0" distB="0" distL="114300" distR="114300" simplePos="0" relativeHeight="251672576" behindDoc="0" locked="0" layoutInCell="1" allowOverlap="1" wp14:anchorId="7D3D8433" wp14:editId="749953BE">
                <wp:simplePos x="0" y="0"/>
                <wp:positionH relativeFrom="column">
                  <wp:posOffset>972820</wp:posOffset>
                </wp:positionH>
                <wp:positionV relativeFrom="paragraph">
                  <wp:posOffset>1104900</wp:posOffset>
                </wp:positionV>
                <wp:extent cx="991235" cy="504190"/>
                <wp:effectExtent l="0" t="0" r="18415" b="1016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504190"/>
                        </a:xfrm>
                        <a:prstGeom prst="rect">
                          <a:avLst/>
                        </a:prstGeom>
                        <a:noFill/>
                        <a:ln w="9525">
                          <a:solidFill>
                            <a:srgbClr val="0070C0"/>
                          </a:solidFill>
                          <a:miter lim="800000"/>
                          <a:headEnd/>
                          <a:tailEnd/>
                        </a:ln>
                      </wps:spPr>
                      <wps:txbx>
                        <w:txbxContent>
                          <w:p w14:paraId="44D230CA" w14:textId="11A7F5FC" w:rsidR="00EA3E83" w:rsidRDefault="00EA3E83" w:rsidP="001503EC">
                            <w:pPr>
                              <w:spacing w:after="0" w:line="240" w:lineRule="auto"/>
                            </w:pPr>
                            <w:r>
                              <w:rPr>
                                <w:b/>
                                <w:bCs/>
                              </w:rPr>
                              <w:t>Piezoelectric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D3D8433" id="_x0000_s1032" type="#_x0000_t202" style="position:absolute;left:0;text-align:left;margin-left:76.6pt;margin-top:87pt;width:78.05pt;height:3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" filled="f" strokecolor="#0070c0">
                <v:textbox>
                  <w:txbxContent>
                    <w:p w14:paraId="44D230CA" w14:textId="11A7F5FC" w:rsidR="00EA3E83" w:rsidRDefault="00EA3E83" w:rsidP="001503EC">
                      <w:pPr>
                        <w:spacing w:after="0" w:line="240" w:lineRule="auto"/>
                      </w:pPr>
                      <w:r>
                        <w:rPr>
                          <w:b/>
                          <w:bCs/>
                        </w:rPr>
                        <w:t>Piezoelectric Sensor</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8480" behindDoc="0" locked="0" layoutInCell="1" allowOverlap="1" wp14:anchorId="6ED78CE3" wp14:editId="18322E21">
                <wp:simplePos x="0" y="0"/>
                <wp:positionH relativeFrom="column">
                  <wp:posOffset>5236845</wp:posOffset>
                </wp:positionH>
                <wp:positionV relativeFrom="paragraph">
                  <wp:posOffset>725170</wp:posOffset>
                </wp:positionV>
                <wp:extent cx="765810" cy="504190"/>
                <wp:effectExtent l="0" t="0" r="15240" b="1016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810" cy="504190"/>
                        </a:xfrm>
                        <a:prstGeom prst="rect">
                          <a:avLst/>
                        </a:prstGeom>
                        <a:noFill/>
                        <a:ln w="9525">
                          <a:solidFill>
                            <a:srgbClr val="0070C0"/>
                          </a:solidFill>
                          <a:miter lim="800000"/>
                          <a:headEnd/>
                          <a:tailEnd/>
                        </a:ln>
                      </wps:spPr>
                      <wps:txb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ED78CE3" id="_x0000_s1033" type="#_x0000_t202" style="position:absolute;left:0;text-align:left;margin-left:412.35pt;margin-top:57.1pt;width:60.3pt;height:39.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" filled="f" strokecolor="#0070c0">
                <v:textbo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70528" behindDoc="0" locked="0" layoutInCell="1" allowOverlap="1" wp14:anchorId="6811A1E8" wp14:editId="6A5ACB56">
                <wp:simplePos x="0" y="0"/>
                <wp:positionH relativeFrom="column">
                  <wp:posOffset>5020945</wp:posOffset>
                </wp:positionH>
                <wp:positionV relativeFrom="paragraph">
                  <wp:posOffset>963295</wp:posOffset>
                </wp:positionV>
                <wp:extent cx="190500" cy="152400"/>
                <wp:effectExtent l="19050" t="19050" r="19050" b="38100"/>
                <wp:wrapNone/>
                <wp:docPr id="289" name="Left Arrow 289"/>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D7CB0C9" id="Left Arrow 289" o:spid="_x0000_s1026" type="#_x0000_t66" style="position:absolute;margin-left:395.35pt;margin-top:75.85pt;width:1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" adj="8640" fillcolor="#5b9bd5 [3204]" strokecolor="#1f4d78 [1604]" strokeweight="1pt"/>
            </w:pict>
          </mc:Fallback>
        </mc:AlternateContent>
      </w:r>
      <w:r>
        <w:rPr>
          <w:rFonts w:ascii="Georgia" w:hAnsi="Georgia"/>
          <w:noProof/>
          <w:sz w:val="24"/>
          <w:szCs w:val="24"/>
        </w:rPr>
        <w:drawing>
          <wp:inline distT="0" distB="0" distL="0" distR="0" wp14:anchorId="2CDD78F0" wp14:editId="4B5A9C0F">
            <wp:extent cx="2256312" cy="2498957"/>
            <wp:effectExtent l="0" t="0" r="0" b="0"/>
            <wp:docPr id="293" name="Picture 293" descr="C:\Delwar\Chewing_strength IRB\strain_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elwar\Chewing_strength IRB\strain_senso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6350" cy="2499000"/>
                    </a:xfrm>
                    <a:prstGeom prst="rect">
                      <a:avLst/>
                    </a:prstGeom>
                    <a:noFill/>
                    <a:ln>
                      <a:noFill/>
                    </a:ln>
                  </pic:spPr>
                </pic:pic>
              </a:graphicData>
            </a:graphic>
          </wp:inline>
        </w:drawing>
      </w:r>
      <w:r w:rsidR="00A06C02">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t xml:space="preserve">  </w:t>
      </w:r>
      <w:r w:rsidR="00A06C02">
        <w:rPr>
          <w:rFonts w:ascii="Georgia" w:hAnsi="Georgia"/>
          <w:noProof/>
          <w:sz w:val="24"/>
          <w:szCs w:val="24"/>
        </w:rPr>
        <w:drawing>
          <wp:inline distT="0" distB="0" distL="0" distR="0" wp14:anchorId="45660141" wp14:editId="07663B27">
            <wp:extent cx="1828800" cy="2306303"/>
            <wp:effectExtent l="0" t="0" r="0" b="0"/>
            <wp:docPr id="23" name="Picture 23" descr="C:\Delwar\Chewing_strength IRB\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elwar\Chewing_strength IRB\Captur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9344" cy="2306989"/>
                    </a:xfrm>
                    <a:prstGeom prst="rect">
                      <a:avLst/>
                    </a:prstGeom>
                    <a:noFill/>
                    <a:ln>
                      <a:noFill/>
                    </a:ln>
                  </pic:spPr>
                </pic:pic>
              </a:graphicData>
            </a:graphic>
          </wp:inline>
        </w:drawing>
      </w:r>
    </w:p>
    <w:p w14:paraId="454D4932" w14:textId="7D7F18A6" w:rsidR="00332BC0" w:rsidRDefault="00332BC0" w:rsidP="00312348">
      <w:pPr>
        <w:spacing w:after="0"/>
        <w:jc w:val="both"/>
        <w:rPr>
          <w:rFonts w:ascii="Georgia" w:hAnsi="Georgia"/>
          <w:sz w:val="24"/>
          <w:szCs w:val="24"/>
        </w:rPr>
      </w:pPr>
    </w:p>
    <w:p w14:paraId="5BE0CF69" w14:textId="0FE19D02" w:rsidR="00312348" w:rsidRDefault="005A2872" w:rsidP="00312348">
      <w:pPr>
        <w:spacing w:after="0"/>
        <w:jc w:val="both"/>
        <w:rPr>
          <w:rFonts w:ascii="Georgia" w:hAnsi="Georgia"/>
          <w:sz w:val="24"/>
          <w:szCs w:val="24"/>
        </w:rPr>
      </w:pPr>
      <w:r w:rsidRPr="005A2872">
        <w:rPr>
          <w:rFonts w:ascii="Georgia" w:hAnsi="Georgia"/>
          <w:noProof/>
          <w:sz w:val="24"/>
          <w:szCs w:val="24"/>
        </w:rPr>
        <mc:AlternateContent>
          <mc:Choice Requires="wps">
            <w:drawing>
              <wp:anchor distT="0" distB="0" distL="114300" distR="114300" simplePos="0" relativeHeight="251696128" behindDoc="0" locked="0" layoutInCell="1" allowOverlap="1" wp14:anchorId="366D6676" wp14:editId="709073CA">
                <wp:simplePos x="0" y="0"/>
                <wp:positionH relativeFrom="column">
                  <wp:posOffset>-47625</wp:posOffset>
                </wp:positionH>
                <wp:positionV relativeFrom="paragraph">
                  <wp:posOffset>40833</wp:posOffset>
                </wp:positionV>
                <wp:extent cx="5995284" cy="683260"/>
                <wp:effectExtent l="0" t="0" r="0" b="2540"/>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284" cy="683260"/>
                        </a:xfrm>
                        <a:prstGeom prst="rect">
                          <a:avLst/>
                        </a:prstGeom>
                        <a:noFill/>
                        <a:ln w="9525">
                          <a:noFill/>
                          <a:miter lim="800000"/>
                          <a:headEnd/>
                          <a:tailEnd/>
                        </a:ln>
                      </wps:spPr>
                      <wps:txb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66D6676" id="_x0000_s1034" type="#_x0000_t202" style="position:absolute;left:0;text-align:left;margin-left:-3.75pt;margin-top:3.2pt;width:472.05pt;height:5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" filled="f" stroked="f">
                <v:textbo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v:textbox>
              </v:shape>
            </w:pict>
          </mc:Fallback>
        </mc:AlternateContent>
      </w:r>
    </w:p>
    <w:p w14:paraId="70E40F00" w14:textId="77777777" w:rsidR="00D54B2E" w:rsidRDefault="00D54B2E" w:rsidP="00312348">
      <w:pPr>
        <w:spacing w:after="0"/>
        <w:jc w:val="both"/>
        <w:rPr>
          <w:rFonts w:ascii="Georgia" w:hAnsi="Georgia"/>
          <w:sz w:val="24"/>
          <w:szCs w:val="24"/>
        </w:rPr>
      </w:pPr>
    </w:p>
    <w:p w14:paraId="5C8646F3" w14:textId="77777777" w:rsidR="005A2872" w:rsidRDefault="005A2872" w:rsidP="00312348">
      <w:pPr>
        <w:spacing w:after="0"/>
        <w:jc w:val="both"/>
        <w:rPr>
          <w:rFonts w:ascii="Georgia" w:hAnsi="Georgia"/>
          <w:sz w:val="24"/>
          <w:szCs w:val="24"/>
        </w:rPr>
      </w:pPr>
    </w:p>
    <w:p w14:paraId="265CB8C9" w14:textId="77777777" w:rsidR="005A2872" w:rsidRDefault="005A2872" w:rsidP="00312348">
      <w:pPr>
        <w:spacing w:after="0"/>
        <w:jc w:val="both"/>
        <w:rPr>
          <w:rFonts w:ascii="Georgia" w:hAnsi="Georgia"/>
          <w:sz w:val="24"/>
          <w:szCs w:val="24"/>
        </w:rPr>
      </w:pPr>
    </w:p>
    <w:p w14:paraId="5A81E2D5" w14:textId="6F56F46C" w:rsidR="00312348" w:rsidRDefault="00D54B2E" w:rsidP="00312348">
      <w:pPr>
        <w:spacing w:after="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85888" behindDoc="0" locked="0" layoutInCell="1" allowOverlap="1" wp14:anchorId="75EBBC95" wp14:editId="0DD1F753">
                <wp:simplePos x="0" y="0"/>
                <wp:positionH relativeFrom="column">
                  <wp:posOffset>4359407</wp:posOffset>
                </wp:positionH>
                <wp:positionV relativeFrom="paragraph">
                  <wp:posOffset>1486123</wp:posOffset>
                </wp:positionV>
                <wp:extent cx="462915" cy="260985"/>
                <wp:effectExtent l="0" t="0" r="0" b="571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5EBBC95" id="_x0000_s1035" type="#_x0000_t202" style="position:absolute;left:0;text-align:left;margin-left:343.25pt;margin-top:117pt;width:36.45pt;height:20.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" filled="f" stroked="f">
                <v:textbo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83840" behindDoc="0" locked="0" layoutInCell="1" allowOverlap="1" wp14:anchorId="197F1A5F" wp14:editId="115F0E2A">
                <wp:simplePos x="0" y="0"/>
                <wp:positionH relativeFrom="column">
                  <wp:posOffset>1369060</wp:posOffset>
                </wp:positionH>
                <wp:positionV relativeFrom="paragraph">
                  <wp:posOffset>1482725</wp:posOffset>
                </wp:positionV>
                <wp:extent cx="462915" cy="260985"/>
                <wp:effectExtent l="0" t="0" r="0" b="571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197F1A5F" id="_x0000_s1036" type="#_x0000_t202" style="position:absolute;left:0;text-align:left;margin-left:107.8pt;margin-top:116.75pt;width:36.45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6g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" filled="f" stroked="f">
                <v:textbo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0D6571">
        <w:rPr>
          <w:rFonts w:ascii="Georgia" w:hAnsi="Georgia"/>
          <w:noProof/>
          <w:sz w:val="24"/>
          <w:szCs w:val="24"/>
        </w:rPr>
        <w:drawing>
          <wp:inline distT="0" distB="0" distL="0" distR="0" wp14:anchorId="6B0BEC61" wp14:editId="085B9C3E">
            <wp:extent cx="2968831" cy="1472541"/>
            <wp:effectExtent l="0" t="0" r="3175" b="0"/>
            <wp:docPr id="27" name="Picture 27" descr="C:\Delwar\EMG\pres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lwar\EMG\pressur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9835" cy="1473039"/>
                    </a:xfrm>
                    <a:prstGeom prst="rect">
                      <a:avLst/>
                    </a:prstGeom>
                    <a:noFill/>
                    <a:ln>
                      <a:noFill/>
                    </a:ln>
                  </pic:spPr>
                </pic:pic>
              </a:graphicData>
            </a:graphic>
          </wp:inline>
        </w:drawing>
      </w:r>
      <w:r w:rsidR="000D6571">
        <w:rPr>
          <w:rFonts w:ascii="Georgia" w:hAnsi="Georgia"/>
          <w:noProof/>
          <w:sz w:val="24"/>
          <w:szCs w:val="24"/>
        </w:rPr>
        <w:drawing>
          <wp:inline distT="0" distB="0" distL="0" distR="0" wp14:anchorId="5468654E" wp14:editId="7571F144">
            <wp:extent cx="2968831" cy="1484948"/>
            <wp:effectExtent l="0" t="0" r="3175" b="1270"/>
            <wp:docPr id="28" name="Picture 28" descr="C:\Delwar\EMG\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elwar\EMG\flex.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0023" cy="1485544"/>
                    </a:xfrm>
                    <a:prstGeom prst="rect">
                      <a:avLst/>
                    </a:prstGeom>
                    <a:noFill/>
                    <a:ln>
                      <a:noFill/>
                    </a:ln>
                  </pic:spPr>
                </pic:pic>
              </a:graphicData>
            </a:graphic>
          </wp:inline>
        </w:drawing>
      </w:r>
    </w:p>
    <w:p w14:paraId="55C6D725" w14:textId="319140F9" w:rsidR="000D6571" w:rsidRDefault="000D6571" w:rsidP="00312348">
      <w:pPr>
        <w:spacing w:after="0"/>
        <w:jc w:val="both"/>
        <w:rPr>
          <w:rFonts w:ascii="Georgia" w:hAnsi="Georgia"/>
          <w:sz w:val="24"/>
          <w:szCs w:val="24"/>
        </w:rPr>
      </w:pPr>
    </w:p>
    <w:p w14:paraId="483888D2" w14:textId="13EDA3AB" w:rsidR="000D6571" w:rsidRPr="00312348" w:rsidRDefault="00D54B2E" w:rsidP="00312348">
      <w:pPr>
        <w:spacing w:after="0"/>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94080" behindDoc="0" locked="0" layoutInCell="1" allowOverlap="1" wp14:anchorId="0DB7EF5E" wp14:editId="007E92A7">
                <wp:simplePos x="0" y="0"/>
                <wp:positionH relativeFrom="column">
                  <wp:posOffset>4029573</wp:posOffset>
                </wp:positionH>
                <wp:positionV relativeFrom="paragraph">
                  <wp:posOffset>1458015</wp:posOffset>
                </wp:positionV>
                <wp:extent cx="462915" cy="260985"/>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0DB7EF5E" id="_x0000_s1037" type="#_x0000_t202" style="position:absolute;left:0;text-align:left;margin-left:317.3pt;margin-top:114.8pt;width:36.45pt;height:20.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EA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" filled="f" stroked="f">
                <v:textbo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92032" behindDoc="0" locked="0" layoutInCell="1" allowOverlap="1" wp14:anchorId="5AD005B0" wp14:editId="5D338B06">
                <wp:simplePos x="0" y="0"/>
                <wp:positionH relativeFrom="column">
                  <wp:posOffset>1213485</wp:posOffset>
                </wp:positionH>
                <wp:positionV relativeFrom="paragraph">
                  <wp:posOffset>1456690</wp:posOffset>
                </wp:positionV>
                <wp:extent cx="462915" cy="260985"/>
                <wp:effectExtent l="0" t="0" r="0" b="571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AD005B0" id="_x0000_s1038" type="#_x0000_t202" style="position:absolute;left:0;text-align:left;margin-left:95.55pt;margin-top:114.7pt;width:36.45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" filled="f" stroked="f">
                <v:textbo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v:textbox>
              </v:shape>
            </w:pict>
          </mc:Fallback>
        </mc:AlternateContent>
      </w:r>
      <w:r w:rsidR="008063DB" w:rsidRPr="008063DB">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bookmarkStart w:id="8" w:name="_GoBack"/>
      <w:r w:rsidR="008063DB">
        <w:rPr>
          <w:rFonts w:ascii="Georgia" w:hAnsi="Georgia"/>
          <w:noProof/>
          <w:sz w:val="24"/>
          <w:szCs w:val="24"/>
        </w:rPr>
        <w:drawing>
          <wp:inline distT="0" distB="0" distL="0" distR="0" wp14:anchorId="63463D20" wp14:editId="658CE43E">
            <wp:extent cx="2722728" cy="1457619"/>
            <wp:effectExtent l="0" t="0" r="1905" b="9525"/>
            <wp:docPr id="308" name="Picture 308" descr="C:\Delwar\EMG\s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EMG\strai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4435" cy="1458533"/>
                    </a:xfrm>
                    <a:prstGeom prst="rect">
                      <a:avLst/>
                    </a:prstGeom>
                    <a:noFill/>
                    <a:ln>
                      <a:noFill/>
                    </a:ln>
                  </pic:spPr>
                </pic:pic>
              </a:graphicData>
            </a:graphic>
          </wp:inline>
        </w:drawing>
      </w:r>
      <w:bookmarkEnd w:id="8"/>
      <w:r w:rsidR="000D6571">
        <w:rPr>
          <w:rFonts w:ascii="Georgia" w:hAnsi="Georgia"/>
          <w:noProof/>
          <w:sz w:val="24"/>
          <w:szCs w:val="24"/>
        </w:rPr>
        <w:drawing>
          <wp:inline distT="0" distB="0" distL="0" distR="0" wp14:anchorId="4DFC37FD" wp14:editId="3659AF50">
            <wp:extent cx="2957592" cy="1454727"/>
            <wp:effectExtent l="0" t="0" r="0" b="0"/>
            <wp:docPr id="31" name="Picture 31" descr="C:\Delwar\EMG\emg_c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lwar\EMG\emg_comp.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4139" cy="1457947"/>
                    </a:xfrm>
                    <a:prstGeom prst="rect">
                      <a:avLst/>
                    </a:prstGeom>
                    <a:noFill/>
                    <a:ln>
                      <a:noFill/>
                    </a:ln>
                  </pic:spPr>
                </pic:pic>
              </a:graphicData>
            </a:graphic>
          </wp:inline>
        </w:drawing>
      </w:r>
    </w:p>
    <w:p w14:paraId="3FD67D33" w14:textId="77777777" w:rsidR="00D54B2E" w:rsidRDefault="00D54B2E" w:rsidP="00332BC0">
      <w:pPr>
        <w:pStyle w:val="Caption"/>
        <w:rPr>
          <w:color w:val="276399"/>
        </w:rPr>
      </w:pPr>
      <w:bookmarkStart w:id="9" w:name="OLE_LINK46"/>
      <w:bookmarkStart w:id="10" w:name="OLE_LINK47"/>
      <w:bookmarkStart w:id="11" w:name="OLE_LINK48"/>
    </w:p>
    <w:p w14:paraId="228DE20C" w14:textId="1530BB92" w:rsidR="00D54B2E" w:rsidRPr="006D1C27" w:rsidRDefault="00D54B2E" w:rsidP="00332BC0">
      <w:pPr>
        <w:pStyle w:val="Caption"/>
        <w:rPr>
          <w:color w:val="276399"/>
          <w:sz w:val="18"/>
          <w:szCs w:val="18"/>
        </w:rPr>
      </w:pPr>
    </w:p>
    <w:p w14:paraId="40FDCEEB" w14:textId="11D39810" w:rsidR="00332BC0" w:rsidRDefault="006C0D2E" w:rsidP="00332BC0">
      <w:pPr>
        <w:pStyle w:val="Caption"/>
        <w:rPr>
          <w:b/>
          <w:bCs w:val="0"/>
          <w:i/>
          <w:iCs/>
          <w:sz w:val="18"/>
          <w:szCs w:val="18"/>
        </w:rPr>
      </w:pPr>
      <w:r>
        <w:rPr>
          <w:b/>
          <w:bCs w:val="0"/>
          <w:i/>
          <w:iCs/>
          <w:sz w:val="18"/>
          <w:szCs w:val="18"/>
        </w:rPr>
        <w:t>Figure 2</w:t>
      </w:r>
      <w:r w:rsidR="005A2872" w:rsidRPr="006D1C27">
        <w:rPr>
          <w:b/>
          <w:bCs w:val="0"/>
          <w:i/>
          <w:iCs/>
          <w:sz w:val="18"/>
          <w:szCs w:val="18"/>
        </w:rPr>
        <w:t>:  Example of sensor</w:t>
      </w:r>
      <w:r w:rsidR="00332BC0" w:rsidRPr="006D1C27">
        <w:rPr>
          <w:b/>
          <w:bCs w:val="0"/>
          <w:i/>
          <w:iCs/>
          <w:sz w:val="18"/>
          <w:szCs w:val="18"/>
        </w:rPr>
        <w:t xml:space="preserve"> signal from </w:t>
      </w:r>
      <w:r w:rsidR="005A2872" w:rsidRPr="006D1C27">
        <w:rPr>
          <w:b/>
          <w:bCs w:val="0"/>
          <w:i/>
          <w:iCs/>
          <w:sz w:val="18"/>
          <w:szCs w:val="18"/>
        </w:rPr>
        <w:t>a) Behind Ear Device (Pressure Sensor) b) Eyeglass with Flex Sensor c) Eyeglass with piezoelectric sensor d) EMG sensor</w:t>
      </w:r>
    </w:p>
    <w:p w14:paraId="21433726" w14:textId="77777777" w:rsidR="00F604E4" w:rsidRDefault="00F604E4" w:rsidP="00F604E4"/>
    <w:p w14:paraId="2AA76082" w14:textId="2294A19C" w:rsidR="00F604E4" w:rsidRPr="004508BA" w:rsidRDefault="00647517" w:rsidP="00F604E4">
      <w:pPr>
        <w:rPr>
          <w:rFonts w:ascii="Georgia" w:hAnsi="Georgia"/>
          <w:b/>
        </w:rPr>
      </w:pPr>
      <w:r w:rsidRPr="004508BA">
        <w:rPr>
          <w:rFonts w:ascii="Georgia" w:hAnsi="Georgia"/>
          <w:b/>
        </w:rPr>
        <w:t>2.1.2 Food</w:t>
      </w:r>
      <w:r w:rsidR="00F604E4" w:rsidRPr="004508BA">
        <w:rPr>
          <w:rFonts w:ascii="Georgia" w:hAnsi="Georgia"/>
          <w:b/>
        </w:rPr>
        <w:t xml:space="preserve"> Hardness Tester:</w:t>
      </w:r>
    </w:p>
    <w:p w14:paraId="60A6AB33" w14:textId="60B94DFD" w:rsidR="00F604E4" w:rsidRPr="00BA6B16" w:rsidRDefault="00F604E4" w:rsidP="00647517">
      <w:pPr>
        <w:jc w:val="both"/>
        <w:rPr>
          <w:rFonts w:ascii="Georgia" w:hAnsi="Georgia"/>
        </w:rPr>
      </w:pPr>
      <w:r w:rsidRPr="00BA6B16">
        <w:rPr>
          <w:rFonts w:ascii="Georgia" w:hAnsi="Georgia"/>
        </w:rPr>
        <w:t>In order to record the hardness of food that will be served to the participants a fruit hardness tester known as ‘Fruit Penetrometer’ will be used.</w:t>
      </w:r>
      <w:r w:rsidR="00BA6B16" w:rsidRPr="00BA6B16">
        <w:rPr>
          <w:rFonts w:ascii="Georgia" w:hAnsi="Georgia"/>
        </w:rPr>
        <w:t xml:space="preserve"> The data from fruit penetrometer will be used to verify that the each type of fruit, we served have the same level of hardness (controlled). A bulk amount of carrot</w:t>
      </w:r>
      <w:r w:rsidR="00224FA2">
        <w:rPr>
          <w:rFonts w:ascii="Georgia" w:hAnsi="Georgia"/>
        </w:rPr>
        <w:t>s</w:t>
      </w:r>
      <w:r w:rsidR="00BA6B16" w:rsidRPr="00BA6B16">
        <w:rPr>
          <w:rFonts w:ascii="Georgia" w:hAnsi="Georgia"/>
        </w:rPr>
        <w:t>, apple</w:t>
      </w:r>
      <w:r w:rsidR="00224FA2">
        <w:rPr>
          <w:rFonts w:ascii="Georgia" w:hAnsi="Georgia"/>
        </w:rPr>
        <w:t>s</w:t>
      </w:r>
      <w:r w:rsidR="00BA6B16" w:rsidRPr="00BA6B16">
        <w:rPr>
          <w:rFonts w:ascii="Georgia" w:hAnsi="Georgia"/>
        </w:rPr>
        <w:t>, and banana</w:t>
      </w:r>
      <w:r w:rsidR="00224FA2">
        <w:rPr>
          <w:rFonts w:ascii="Georgia" w:hAnsi="Georgia"/>
        </w:rPr>
        <w:t>s</w:t>
      </w:r>
      <w:r w:rsidR="00BA6B16" w:rsidRPr="00BA6B16">
        <w:rPr>
          <w:rFonts w:ascii="Georgia" w:hAnsi="Georgia"/>
        </w:rPr>
        <w:t xml:space="preserve"> will be purchased, so that they have the same hardness level. Fruit penetrometer will be used to measure the hardness of each fruit served to the participant. </w:t>
      </w:r>
    </w:p>
    <w:p w14:paraId="17D9CF86" w14:textId="557C5664" w:rsidR="00BA6B16" w:rsidRPr="00273B0C" w:rsidRDefault="00BA6B16" w:rsidP="00647517">
      <w:pPr>
        <w:jc w:val="both"/>
        <w:rPr>
          <w:rFonts w:ascii="Georgia" w:hAnsi="Georgia"/>
        </w:rPr>
      </w:pPr>
      <w:r w:rsidRPr="00273B0C">
        <w:rPr>
          <w:rFonts w:ascii="Georgia" w:hAnsi="Georgia"/>
        </w:rPr>
        <w:t>Most commonly used device for measurement of fruit hardness is fruit penetrometer.</w:t>
      </w:r>
    </w:p>
    <w:p w14:paraId="7B4B5CED" w14:textId="66690FDD" w:rsidR="00273B0C" w:rsidRPr="00273B0C" w:rsidRDefault="00273B0C" w:rsidP="00647517">
      <w:pPr>
        <w:jc w:val="both"/>
        <w:rPr>
          <w:rFonts w:ascii="Georgia" w:hAnsi="Georgia"/>
        </w:rPr>
      </w:pPr>
      <w:r w:rsidRPr="00273B0C">
        <w:rPr>
          <w:rFonts w:ascii="Georgia" w:hAnsi="Georgia"/>
        </w:rPr>
        <w:t>We will be using a GY-2 fruit penetrometer</w:t>
      </w:r>
      <w:r w:rsidR="006C0A88">
        <w:rPr>
          <w:rFonts w:ascii="Georgia" w:hAnsi="Georgia"/>
        </w:rPr>
        <w:t xml:space="preserve"> (Figure 3)</w:t>
      </w:r>
      <w:r w:rsidRPr="00273B0C">
        <w:rPr>
          <w:rFonts w:ascii="Georgia" w:hAnsi="Georgia"/>
        </w:rPr>
        <w:t xml:space="preserve"> for recording the hardness of the fruits before serving to the participants. This device has 2 pressure head </w:t>
      </w:r>
      <w:r w:rsidR="002F3ECD">
        <w:rPr>
          <w:rFonts w:ascii="Georgia" w:hAnsi="Georgia"/>
        </w:rPr>
        <w:t>(8mm</w:t>
      </w:r>
      <w:r>
        <w:rPr>
          <w:rFonts w:ascii="Georgia" w:hAnsi="Georgia"/>
        </w:rPr>
        <w:t xml:space="preserve"> and 11mm diameter) </w:t>
      </w:r>
      <w:r w:rsidRPr="00273B0C">
        <w:rPr>
          <w:rFonts w:ascii="Georgia" w:hAnsi="Georgia"/>
        </w:rPr>
        <w:t>for measuring hardness of fruit with different texture.</w:t>
      </w:r>
      <w:r w:rsidR="00224FA2">
        <w:rPr>
          <w:rFonts w:ascii="Georgia" w:hAnsi="Georgia"/>
        </w:rPr>
        <w:t xml:space="preserve"> Several random samples will be taken from the vegetables/fruit </w:t>
      </w:r>
      <w:proofErr w:type="gramStart"/>
      <w:r w:rsidR="00224FA2">
        <w:rPr>
          <w:rFonts w:ascii="Georgia" w:hAnsi="Georgia"/>
        </w:rPr>
        <w:t>purchased,</w:t>
      </w:r>
      <w:proofErr w:type="gramEnd"/>
      <w:r w:rsidR="00224FA2">
        <w:rPr>
          <w:rFonts w:ascii="Georgia" w:hAnsi="Georgia"/>
        </w:rPr>
        <w:t xml:space="preserve"> the tested items will be discarded.</w:t>
      </w:r>
    </w:p>
    <w:p w14:paraId="12FADFD9" w14:textId="3D6A317E" w:rsidR="00647517" w:rsidRDefault="002F3ECD" w:rsidP="00647517">
      <w:pPr>
        <w:jc w:val="center"/>
        <w:rPr>
          <w:b/>
        </w:rPr>
      </w:pPr>
      <w:r>
        <w:rPr>
          <w:rFonts w:ascii="Times New Roman" w:hAnsi="Times New Roman"/>
          <w:noProof/>
          <w:sz w:val="20"/>
          <w:szCs w:val="20"/>
        </w:rPr>
        <w:drawing>
          <wp:inline distT="0" distB="0" distL="0" distR="0" wp14:anchorId="23EF5124" wp14:editId="5640E76B">
            <wp:extent cx="2419350" cy="2203221"/>
            <wp:effectExtent l="0" t="0" r="0" b="6985"/>
            <wp:docPr id="2" name="Picture 2" descr="C:\Delwar\chewing strengt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chewing strength\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4019" cy="2243899"/>
                    </a:xfrm>
                    <a:prstGeom prst="rect">
                      <a:avLst/>
                    </a:prstGeom>
                    <a:noFill/>
                    <a:ln>
                      <a:noFill/>
                    </a:ln>
                  </pic:spPr>
                </pic:pic>
              </a:graphicData>
            </a:graphic>
          </wp:inline>
        </w:drawing>
      </w:r>
    </w:p>
    <w:p w14:paraId="58EF4139" w14:textId="116EEEF7" w:rsidR="00647517" w:rsidRPr="00647517" w:rsidRDefault="00647517" w:rsidP="00647517">
      <w:pPr>
        <w:jc w:val="center"/>
        <w:rPr>
          <w:rFonts w:ascii="Georgia" w:hAnsi="Georgia"/>
          <w:b/>
          <w:i/>
          <w:sz w:val="16"/>
          <w:szCs w:val="16"/>
        </w:rPr>
      </w:pPr>
      <w:r w:rsidRPr="00647517">
        <w:rPr>
          <w:rFonts w:ascii="Georgia" w:hAnsi="Georgia"/>
          <w:b/>
          <w:i/>
          <w:sz w:val="16"/>
          <w:szCs w:val="16"/>
        </w:rPr>
        <w:t>Figure 3: GY-2 Fruit Penetrometer</w:t>
      </w:r>
    </w:p>
    <w:bookmarkEnd w:id="9"/>
    <w:bookmarkEnd w:id="10"/>
    <w:bookmarkEnd w:id="11"/>
    <w:p w14:paraId="4A18DEB4" w14:textId="77777777" w:rsidR="00647517" w:rsidRDefault="00647517" w:rsidP="004D0853">
      <w:pPr>
        <w:jc w:val="both"/>
        <w:rPr>
          <w:b/>
        </w:rPr>
      </w:pPr>
    </w:p>
    <w:p w14:paraId="79F70AB5" w14:textId="77777777" w:rsidR="00624260" w:rsidRPr="004B4456" w:rsidRDefault="00993D8D" w:rsidP="004D0853">
      <w:pPr>
        <w:jc w:val="both"/>
        <w:rPr>
          <w:rFonts w:ascii="Georgia" w:hAnsi="Georgia" w:cs="Arial"/>
          <w:b/>
        </w:rPr>
      </w:pPr>
      <w:r w:rsidRPr="004B4456">
        <w:rPr>
          <w:rFonts w:ascii="Georgia" w:hAnsi="Georgia" w:cs="Arial"/>
          <w:b/>
        </w:rPr>
        <w:lastRenderedPageBreak/>
        <w:t>2.2 Experimental protocol:</w:t>
      </w:r>
    </w:p>
    <w:p w14:paraId="28BB8456" w14:textId="0EB187C8" w:rsidR="00647517" w:rsidRPr="004B4456" w:rsidRDefault="005B6B70" w:rsidP="004D0853">
      <w:pPr>
        <w:jc w:val="both"/>
        <w:rPr>
          <w:rFonts w:ascii="Georgia" w:hAnsi="Georgia" w:cs="Arial"/>
        </w:rPr>
      </w:pPr>
      <w:r w:rsidRPr="004B4456">
        <w:rPr>
          <w:rFonts w:ascii="Georgia" w:hAnsi="Georgia" w:cs="Arial"/>
        </w:rPr>
        <w:t xml:space="preserve">Participants will come to the laboratory for </w:t>
      </w:r>
      <w:r w:rsidR="000F6636" w:rsidRPr="004B4456">
        <w:rPr>
          <w:rFonts w:ascii="Georgia" w:hAnsi="Georgia" w:cs="Arial"/>
        </w:rPr>
        <w:t>two</w:t>
      </w:r>
      <w:r w:rsidRPr="004B4456">
        <w:rPr>
          <w:rFonts w:ascii="Georgia" w:hAnsi="Georgia" w:cs="Arial"/>
        </w:rPr>
        <w:t xml:space="preserve"> visit</w:t>
      </w:r>
      <w:r w:rsidR="007C3F82" w:rsidRPr="004B4456">
        <w:rPr>
          <w:rFonts w:ascii="Georgia" w:hAnsi="Georgia" w:cs="Arial"/>
        </w:rPr>
        <w:t>s</w:t>
      </w:r>
      <w:r w:rsidRPr="004B4456">
        <w:rPr>
          <w:rFonts w:ascii="Georgia" w:hAnsi="Georgia" w:cs="Arial"/>
        </w:rPr>
        <w:t xml:space="preserve"> and spend around </w:t>
      </w:r>
      <w:r w:rsidR="005A2872">
        <w:rPr>
          <w:rFonts w:ascii="Georgia" w:hAnsi="Georgia" w:cs="Arial"/>
        </w:rPr>
        <w:t xml:space="preserve">30 </w:t>
      </w:r>
      <w:r w:rsidR="003D2940">
        <w:rPr>
          <w:rFonts w:ascii="Georgia" w:hAnsi="Georgia" w:cs="Arial"/>
        </w:rPr>
        <w:t xml:space="preserve">minutes </w:t>
      </w:r>
      <w:r w:rsidR="003D2940" w:rsidRPr="004B4456">
        <w:rPr>
          <w:rFonts w:ascii="Georgia" w:hAnsi="Georgia" w:cs="Arial"/>
        </w:rPr>
        <w:t>in</w:t>
      </w:r>
      <w:r w:rsidR="000F6636" w:rsidRPr="004B4456">
        <w:rPr>
          <w:rFonts w:ascii="Georgia" w:hAnsi="Georgia" w:cs="Arial"/>
        </w:rPr>
        <w:t xml:space="preserve"> each visit</w:t>
      </w:r>
      <w:r w:rsidRPr="004B4456">
        <w:rPr>
          <w:rFonts w:ascii="Georgia" w:hAnsi="Georgia" w:cs="Arial"/>
        </w:rPr>
        <w:t xml:space="preserve">. </w:t>
      </w:r>
      <w:bookmarkStart w:id="12" w:name="OLE_LINK86"/>
      <w:bookmarkStart w:id="13" w:name="OLE_LINK87"/>
      <w:r w:rsidR="00167620" w:rsidRPr="004B4456">
        <w:rPr>
          <w:rFonts w:ascii="Georgia" w:hAnsi="Georgia" w:cs="Arial"/>
        </w:rPr>
        <w:t xml:space="preserve">At the first visit, the </w:t>
      </w:r>
      <w:r w:rsidR="00FC3249" w:rsidRPr="004B4456">
        <w:rPr>
          <w:rFonts w:ascii="Georgia" w:hAnsi="Georgia" w:cs="Arial"/>
        </w:rPr>
        <w:t>participant</w:t>
      </w:r>
      <w:r w:rsidR="00167620" w:rsidRPr="004B4456">
        <w:rPr>
          <w:rFonts w:ascii="Georgia" w:hAnsi="Georgia" w:cs="Arial"/>
        </w:rPr>
        <w:t xml:space="preserve"> will go through screening process including </w:t>
      </w:r>
      <w:r w:rsidR="00AB1FB7" w:rsidRPr="004B4456">
        <w:rPr>
          <w:rFonts w:ascii="Georgia" w:hAnsi="Georgia" w:cs="Arial"/>
        </w:rPr>
        <w:t xml:space="preserve">informed </w:t>
      </w:r>
      <w:r w:rsidR="00167620" w:rsidRPr="004B4456">
        <w:rPr>
          <w:rFonts w:ascii="Georgia" w:hAnsi="Georgia" w:cs="Arial"/>
        </w:rPr>
        <w:t>consent</w:t>
      </w:r>
      <w:r w:rsidR="00AB1FB7" w:rsidRPr="004B4456">
        <w:rPr>
          <w:rFonts w:ascii="Georgia" w:hAnsi="Georgia" w:cs="Arial"/>
        </w:rPr>
        <w:t xml:space="preserve"> and</w:t>
      </w:r>
      <w:r w:rsidR="00167620" w:rsidRPr="004B4456">
        <w:rPr>
          <w:rFonts w:ascii="Georgia" w:hAnsi="Georgia" w:cs="Arial"/>
        </w:rPr>
        <w:t xml:space="preserve"> necessary training. </w:t>
      </w:r>
      <w:r w:rsidR="000F2662" w:rsidRPr="004B4456">
        <w:rPr>
          <w:rFonts w:ascii="Georgia" w:hAnsi="Georgia" w:cs="Arial"/>
        </w:rPr>
        <w:t xml:space="preserve">At the second visit, the experiment will begin. The experiment will </w:t>
      </w:r>
      <w:r w:rsidR="005A2872">
        <w:rPr>
          <w:rFonts w:ascii="Georgia" w:hAnsi="Georgia" w:cs="Arial"/>
        </w:rPr>
        <w:t xml:space="preserve">consists of eating three types of food a) Carrot (Hard Food) b) Banana (Soft Food) c) </w:t>
      </w:r>
      <w:bookmarkEnd w:id="12"/>
      <w:bookmarkEnd w:id="13"/>
      <w:r w:rsidR="005677F3">
        <w:rPr>
          <w:rFonts w:ascii="Georgia" w:hAnsi="Georgia" w:cs="Arial"/>
        </w:rPr>
        <w:t>Apple (</w:t>
      </w:r>
      <w:r w:rsidR="00F17529">
        <w:rPr>
          <w:rFonts w:ascii="Georgia" w:hAnsi="Georgia" w:cs="Arial"/>
        </w:rPr>
        <w:t>Medium Hard Food)</w:t>
      </w:r>
    </w:p>
    <w:p w14:paraId="575CF43A" w14:textId="3271C528" w:rsidR="000F6636" w:rsidRPr="004B4456" w:rsidRDefault="00D23BDB" w:rsidP="000F6636">
      <w:pPr>
        <w:spacing w:after="0"/>
        <w:jc w:val="both"/>
        <w:rPr>
          <w:rFonts w:ascii="Georgia" w:hAnsi="Georgia" w:cs="Arial"/>
          <w:b/>
        </w:rPr>
      </w:pPr>
      <w:r>
        <w:rPr>
          <w:rFonts w:ascii="Georgia" w:hAnsi="Georgia" w:cs="Arial"/>
          <w:b/>
        </w:rPr>
        <w:t>First visit</w:t>
      </w:r>
      <w:r w:rsidR="000F6636" w:rsidRPr="004B4456">
        <w:rPr>
          <w:rFonts w:ascii="Georgia" w:hAnsi="Georgia" w:cs="Arial"/>
          <w:b/>
        </w:rPr>
        <w:t xml:space="preserve">: </w:t>
      </w:r>
    </w:p>
    <w:p w14:paraId="6236B938" w14:textId="3D33BF23" w:rsidR="00AB1FB7" w:rsidRPr="004B4456" w:rsidRDefault="005B6B70" w:rsidP="004D0853">
      <w:pPr>
        <w:jc w:val="both"/>
        <w:rPr>
          <w:rFonts w:ascii="Georgia" w:hAnsi="Georgia" w:cs="Arial"/>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w:t>
      </w:r>
      <w:r w:rsidR="00E8372A">
        <w:rPr>
          <w:rFonts w:ascii="Georgia" w:hAnsi="Georgia" w:cs="Arial"/>
        </w:rPr>
        <w:t>at a convenient time</w:t>
      </w:r>
      <w:r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will read and sign an informed consent form (Appendix I). </w:t>
      </w:r>
    </w:p>
    <w:p w14:paraId="011FD4C1" w14:textId="76A46560" w:rsidR="006D4B5B" w:rsidRPr="004B4456" w:rsidRDefault="00AB1FB7" w:rsidP="00F17529">
      <w:pPr>
        <w:jc w:val="both"/>
        <w:rPr>
          <w:noProof/>
          <w:sz w:val="20"/>
        </w:rPr>
      </w:pPr>
      <w:r w:rsidRPr="004B4456">
        <w:rPr>
          <w:rFonts w:ascii="Georgia" w:hAnsi="Georgia" w:cs="Arial"/>
        </w:rPr>
        <w:t xml:space="preserve">After consent is acquired, </w:t>
      </w:r>
      <w:r w:rsidR="00FC3249" w:rsidRPr="004B4456">
        <w:rPr>
          <w:rFonts w:ascii="Georgia" w:hAnsi="Georgia" w:cs="Arial"/>
        </w:rPr>
        <w:t>participant</w:t>
      </w:r>
      <w:r w:rsidR="000F6636" w:rsidRPr="004B4456">
        <w:rPr>
          <w:rFonts w:ascii="Georgia" w:hAnsi="Georgia" w:cs="Arial"/>
        </w:rPr>
        <w:t xml:space="preserve">s will </w:t>
      </w:r>
      <w:r w:rsidR="00F17529">
        <w:rPr>
          <w:rFonts w:ascii="Georgia" w:hAnsi="Georgia" w:cs="Arial"/>
        </w:rPr>
        <w:t>be briefed about the purpose, goal and procedure of the study.</w:t>
      </w:r>
      <w:r w:rsidR="000F6636"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t>
      </w:r>
      <w:r w:rsidR="00ED3F78" w:rsidRPr="004B4456">
        <w:rPr>
          <w:rFonts w:ascii="Georgia" w:hAnsi="Georgia" w:cs="Arial"/>
        </w:rPr>
        <w:t>height and weight</w:t>
      </w:r>
      <w:r w:rsidR="000F6636" w:rsidRPr="004B4456">
        <w:rPr>
          <w:rFonts w:ascii="Georgia" w:hAnsi="Georgia" w:cs="Arial"/>
        </w:rPr>
        <w:t xml:space="preserve"> will be checked and recorded. </w:t>
      </w:r>
      <w:r w:rsidR="00242D1B" w:rsidRPr="004B4456">
        <w:rPr>
          <w:rFonts w:ascii="Georgia" w:hAnsi="Georgia" w:cs="Arial"/>
        </w:rPr>
        <w:t xml:space="preserve">A custom molded earpiece will be made for </w:t>
      </w:r>
      <w:r w:rsidR="00E60A0D" w:rsidRPr="004B4456">
        <w:rPr>
          <w:rFonts w:ascii="Georgia" w:hAnsi="Georgia" w:cs="Arial"/>
        </w:rPr>
        <w:t xml:space="preserve">each </w:t>
      </w:r>
      <w:r w:rsidR="00FC3249" w:rsidRPr="004B4456">
        <w:rPr>
          <w:rFonts w:ascii="Georgia" w:hAnsi="Georgia" w:cs="Arial"/>
        </w:rPr>
        <w:t>participant</w:t>
      </w:r>
      <w:r w:rsidR="00F17529">
        <w:rPr>
          <w:rFonts w:ascii="Georgia" w:hAnsi="Georgia" w:cs="Arial"/>
        </w:rPr>
        <w:t>, which will be used for taking data using Behind Ear Device</w:t>
      </w:r>
      <w:r w:rsidR="00242D1B" w:rsidRPr="004B4456">
        <w:rPr>
          <w:rFonts w:ascii="Georgia" w:hAnsi="Georgia" w:cs="Arial"/>
        </w:rPr>
        <w:t>.</w:t>
      </w:r>
      <w:r w:rsidR="00F17529">
        <w:rPr>
          <w:rFonts w:ascii="Georgia" w:hAnsi="Georgia" w:cs="Arial"/>
        </w:rPr>
        <w:t xml:space="preserve"> This will conclude the initial </w:t>
      </w:r>
      <w:r w:rsidR="00C16684">
        <w:rPr>
          <w:rFonts w:ascii="Georgia" w:hAnsi="Georgia" w:cs="Arial"/>
        </w:rPr>
        <w:t xml:space="preserve">visit </w:t>
      </w:r>
      <w:r w:rsidR="00C16684" w:rsidRPr="004B4456">
        <w:rPr>
          <w:rFonts w:ascii="Georgia" w:hAnsi="Georgia" w:cs="Arial"/>
        </w:rPr>
        <w:t>part</w:t>
      </w:r>
      <w:r w:rsidR="00F17529">
        <w:rPr>
          <w:rFonts w:ascii="Georgia" w:hAnsi="Georgia" w:cs="Arial"/>
        </w:rPr>
        <w:t xml:space="preserve"> of the study.</w:t>
      </w:r>
    </w:p>
    <w:p w14:paraId="182342C2" w14:textId="7C19FBB9" w:rsidR="00FB70B9" w:rsidRPr="004B4456" w:rsidRDefault="00D23BDB" w:rsidP="00FB70B9">
      <w:pPr>
        <w:spacing w:after="0"/>
        <w:jc w:val="both"/>
        <w:rPr>
          <w:rFonts w:ascii="Georgia" w:hAnsi="Georgia" w:cs="Arial"/>
          <w:b/>
        </w:rPr>
      </w:pPr>
      <w:bookmarkStart w:id="14" w:name="OLE_LINK131"/>
      <w:bookmarkStart w:id="15" w:name="OLE_LINK132"/>
      <w:r>
        <w:rPr>
          <w:rFonts w:ascii="Georgia" w:hAnsi="Georgia" w:cs="Arial"/>
          <w:b/>
        </w:rPr>
        <w:t>Second visit</w:t>
      </w:r>
      <w:r w:rsidR="00FB70B9" w:rsidRPr="004B4456">
        <w:rPr>
          <w:rFonts w:ascii="Georgia" w:hAnsi="Georgia" w:cs="Arial"/>
          <w:b/>
        </w:rPr>
        <w:t>:</w:t>
      </w:r>
    </w:p>
    <w:bookmarkEnd w:id="14"/>
    <w:bookmarkEnd w:id="15"/>
    <w:p w14:paraId="1BC4D695" w14:textId="7E5C2791" w:rsidR="005C457E" w:rsidRDefault="001461C2" w:rsidP="005C457E">
      <w:pPr>
        <w:jc w:val="both"/>
        <w:rPr>
          <w:rFonts w:ascii="Georgia" w:hAnsi="Georgia"/>
        </w:rPr>
      </w:pPr>
      <w:r>
        <w:rPr>
          <w:rFonts w:ascii="Georgia" w:hAnsi="Georgia" w:cs="Arial"/>
        </w:rPr>
        <w:t>During the initial visit participants will be given a choice of 10 different time slots within a day to come in the human participant laboratory to perform the laboratory part of the experiment</w:t>
      </w:r>
      <w:r w:rsidR="00F17529">
        <w:rPr>
          <w:rFonts w:ascii="Georgia" w:hAnsi="Georgia" w:cs="Arial"/>
        </w:rPr>
        <w:t xml:space="preserve">. </w:t>
      </w:r>
      <w:r w:rsidR="003166C4" w:rsidRPr="004B4456">
        <w:rPr>
          <w:rFonts w:ascii="Georgia" w:hAnsi="Georgia" w:cs="Arial"/>
        </w:rPr>
        <w:t>After arrival</w:t>
      </w:r>
      <w:r w:rsidR="005C457E" w:rsidRPr="004B4456">
        <w:rPr>
          <w:rFonts w:ascii="Georgia" w:hAnsi="Georgia" w:cs="Arial"/>
        </w:rPr>
        <w:t xml:space="preserve">, </w:t>
      </w:r>
      <w:r w:rsidR="00FC3249" w:rsidRPr="004B4456">
        <w:rPr>
          <w:rFonts w:ascii="Georgia" w:hAnsi="Georgia" w:cs="Arial"/>
        </w:rPr>
        <w:t>participant</w:t>
      </w:r>
      <w:r w:rsidR="008762C6" w:rsidRPr="004B4456">
        <w:rPr>
          <w:rFonts w:ascii="Georgia" w:hAnsi="Georgia" w:cs="Arial"/>
        </w:rPr>
        <w:t>s</w:t>
      </w:r>
      <w:r w:rsidR="005C457E" w:rsidRPr="004B4456">
        <w:rPr>
          <w:rFonts w:ascii="Georgia" w:hAnsi="Georgia" w:cs="Arial"/>
        </w:rPr>
        <w:t xml:space="preserve"> will be </w:t>
      </w:r>
      <w:r w:rsidR="008762C6" w:rsidRPr="004B4456">
        <w:rPr>
          <w:rFonts w:ascii="Georgia" w:hAnsi="Georgia" w:cs="Arial"/>
        </w:rPr>
        <w:t xml:space="preserve">given instructions </w:t>
      </w:r>
      <w:r w:rsidR="005C457E" w:rsidRPr="004B4456">
        <w:rPr>
          <w:rFonts w:ascii="Georgia" w:hAnsi="Georgia" w:cs="Arial"/>
        </w:rPr>
        <w:t xml:space="preserve">for the experiment and </w:t>
      </w:r>
      <w:r w:rsidR="00AB1FB7" w:rsidRPr="004B4456">
        <w:rPr>
          <w:rFonts w:ascii="Georgia" w:hAnsi="Georgia"/>
        </w:rPr>
        <w:t>given</w:t>
      </w:r>
      <w:r w:rsidR="005C457E" w:rsidRPr="004B4456">
        <w:rPr>
          <w:rFonts w:ascii="Georgia" w:hAnsi="Georgia"/>
        </w:rPr>
        <w:t xml:space="preserve"> </w:t>
      </w:r>
      <w:r w:rsidR="008762C6" w:rsidRPr="004B4456">
        <w:rPr>
          <w:rFonts w:ascii="Georgia" w:hAnsi="Georgia"/>
        </w:rPr>
        <w:t xml:space="preserve">the </w:t>
      </w:r>
      <w:r w:rsidR="00C16684">
        <w:rPr>
          <w:rFonts w:ascii="Georgia" w:hAnsi="Georgia"/>
        </w:rPr>
        <w:t>devices to wear.</w:t>
      </w:r>
      <w:r w:rsidR="008E272F">
        <w:rPr>
          <w:rFonts w:ascii="Georgia" w:hAnsi="Georgia"/>
        </w:rPr>
        <w:t xml:space="preserve"> All of the devices will be worn at the same time, mounted on the eyeglasses frames.</w:t>
      </w:r>
    </w:p>
    <w:p w14:paraId="5FB792B6" w14:textId="04C5D0AC" w:rsidR="00C16684" w:rsidRDefault="00C16684" w:rsidP="008E272F">
      <w:pPr>
        <w:jc w:val="both"/>
        <w:rPr>
          <w:rFonts w:ascii="Georgia" w:hAnsi="Georgia" w:cs="Arial"/>
        </w:rPr>
      </w:pPr>
      <w:r>
        <w:rPr>
          <w:rFonts w:ascii="Georgia" w:hAnsi="Georgia"/>
        </w:rPr>
        <w:t xml:space="preserve">Each participant </w:t>
      </w:r>
      <w:r w:rsidR="008E272F">
        <w:rPr>
          <w:rFonts w:ascii="Georgia" w:hAnsi="Georgia"/>
        </w:rPr>
        <w:t>take 10 bites from c</w:t>
      </w:r>
      <w:r>
        <w:rPr>
          <w:rFonts w:ascii="Georgia" w:hAnsi="Georgia" w:cs="Arial"/>
        </w:rPr>
        <w:t>arrot</w:t>
      </w:r>
      <w:r w:rsidR="008E272F">
        <w:rPr>
          <w:rFonts w:ascii="Georgia" w:hAnsi="Georgia" w:cs="Arial"/>
        </w:rPr>
        <w:t>, a</w:t>
      </w:r>
      <w:r>
        <w:rPr>
          <w:rFonts w:ascii="Georgia" w:hAnsi="Georgia" w:cs="Arial"/>
        </w:rPr>
        <w:t>pple and</w:t>
      </w:r>
      <w:r w:rsidR="008E272F">
        <w:rPr>
          <w:rFonts w:ascii="Georgia" w:hAnsi="Georgia" w:cs="Arial"/>
        </w:rPr>
        <w:t xml:space="preserve"> b</w:t>
      </w:r>
      <w:r>
        <w:rPr>
          <w:rFonts w:ascii="Georgia" w:hAnsi="Georgia" w:cs="Arial"/>
        </w:rPr>
        <w:t>anana</w:t>
      </w:r>
      <w:r w:rsidR="008E272F">
        <w:rPr>
          <w:rFonts w:ascii="Georgia" w:hAnsi="Georgia" w:cs="Arial"/>
        </w:rPr>
        <w:t xml:space="preserve"> in random order (30 bites total, the order will be generated prior to an experiment, placed in an envelope, used during the experiment and not reused).</w:t>
      </w:r>
    </w:p>
    <w:p w14:paraId="33B206C6" w14:textId="37BBF90D" w:rsidR="001461C2" w:rsidRPr="00C16684" w:rsidRDefault="001461C2" w:rsidP="00C16684">
      <w:pPr>
        <w:jc w:val="both"/>
        <w:rPr>
          <w:rFonts w:ascii="Georgia" w:hAnsi="Georgia" w:cs="Arial"/>
        </w:rPr>
      </w:pPr>
      <w:r>
        <w:rPr>
          <w:rFonts w:ascii="Georgia" w:hAnsi="Georgia" w:cs="Arial"/>
        </w:rPr>
        <w:t>If any participant fell full or wish not to finish the require</w:t>
      </w:r>
      <w:r w:rsidR="009C3EDC">
        <w:rPr>
          <w:rFonts w:ascii="Georgia" w:hAnsi="Georgia" w:cs="Arial"/>
        </w:rPr>
        <w:t xml:space="preserve">d 10 bites, the participant will have the right to stop. </w:t>
      </w:r>
    </w:p>
    <w:p w14:paraId="537F8B32" w14:textId="0DEE2009" w:rsidR="004508BA" w:rsidRDefault="00BE58C7" w:rsidP="00604845">
      <w:pPr>
        <w:spacing w:after="0"/>
        <w:jc w:val="both"/>
        <w:rPr>
          <w:rFonts w:ascii="Georgia" w:hAnsi="Georgia"/>
          <w:color w:val="000000" w:themeColor="text1"/>
        </w:rPr>
      </w:pPr>
      <w:r w:rsidRPr="004B4456">
        <w:rPr>
          <w:rFonts w:ascii="Georgia" w:hAnsi="Georgia"/>
        </w:rPr>
        <w:t>All these food items will be purchased from</w:t>
      </w:r>
      <w:r w:rsidR="00C16684">
        <w:rPr>
          <w:rFonts w:ascii="Georgia" w:hAnsi="Georgia"/>
        </w:rPr>
        <w:t xml:space="preserve"> commercial sources (Publix, Target</w:t>
      </w:r>
      <w:r w:rsidRPr="004B4456">
        <w:rPr>
          <w:rFonts w:ascii="Georgia" w:hAnsi="Georgia"/>
        </w:rPr>
        <w:t xml:space="preserve"> and/or Walmart). </w:t>
      </w:r>
      <w:r w:rsidR="00C16684">
        <w:rPr>
          <w:rFonts w:ascii="Georgia" w:hAnsi="Georgia"/>
        </w:rPr>
        <w:t xml:space="preserve">All foods will be preserved in the </w:t>
      </w:r>
      <w:r w:rsidR="008E272F">
        <w:rPr>
          <w:rFonts w:ascii="Georgia" w:hAnsi="Georgia"/>
        </w:rPr>
        <w:t>refrigerator</w:t>
      </w:r>
      <w:r w:rsidR="00C16684">
        <w:rPr>
          <w:rFonts w:ascii="Georgia" w:hAnsi="Georgia"/>
        </w:rPr>
        <w:t xml:space="preserve"> </w:t>
      </w:r>
      <w:r w:rsidRPr="004B4456">
        <w:rPr>
          <w:rFonts w:ascii="Georgia" w:hAnsi="Georgia"/>
        </w:rPr>
        <w:t>present in the human research lab</w:t>
      </w:r>
      <w:r w:rsidR="00C16684">
        <w:rPr>
          <w:rFonts w:ascii="Georgia" w:hAnsi="Georgia"/>
        </w:rPr>
        <w:t>.</w:t>
      </w:r>
      <w:r w:rsidRPr="004B4456">
        <w:rPr>
          <w:rFonts w:ascii="Georgia" w:hAnsi="Georgia"/>
        </w:rPr>
        <w:t xml:space="preserve"> </w:t>
      </w:r>
      <w:r w:rsidR="00C16684">
        <w:rPr>
          <w:rFonts w:ascii="Georgia" w:hAnsi="Georgia"/>
        </w:rPr>
        <w:t>No food will b</w:t>
      </w:r>
      <w:r w:rsidR="005677F3">
        <w:rPr>
          <w:rFonts w:ascii="Georgia" w:hAnsi="Georgia"/>
        </w:rPr>
        <w:t>e preserved more than two days</w:t>
      </w:r>
      <w:r w:rsidR="00C16684">
        <w:rPr>
          <w:rFonts w:ascii="Georgia" w:hAnsi="Georgia"/>
        </w:rPr>
        <w:t xml:space="preserve">. </w:t>
      </w:r>
      <w:r w:rsidR="00496985" w:rsidRPr="004B4456">
        <w:rPr>
          <w:rFonts w:ascii="Georgia" w:hAnsi="Georgia"/>
        </w:rPr>
        <w:t xml:space="preserve">There will be no restriction on the time required to finish the meal. </w:t>
      </w:r>
      <w:r w:rsidR="00FC3249" w:rsidRPr="003F1854">
        <w:rPr>
          <w:rFonts w:ascii="Georgia" w:hAnsi="Georgia"/>
          <w:color w:val="000000" w:themeColor="text1"/>
        </w:rPr>
        <w:t>Participant</w:t>
      </w:r>
      <w:r w:rsidR="00496985" w:rsidRPr="003F1854">
        <w:rPr>
          <w:rFonts w:ascii="Georgia" w:hAnsi="Georgia"/>
          <w:color w:val="000000" w:themeColor="text1"/>
        </w:rPr>
        <w:t xml:space="preserve">s will be free to talk or drink throughout the eating periods. </w:t>
      </w:r>
    </w:p>
    <w:p w14:paraId="0193E2E0" w14:textId="1FB24C42" w:rsidR="00604845" w:rsidRDefault="00496985" w:rsidP="008E272F">
      <w:pPr>
        <w:spacing w:after="0"/>
        <w:jc w:val="both"/>
        <w:rPr>
          <w:rFonts w:ascii="Georgia" w:hAnsi="Georgia"/>
          <w:sz w:val="24"/>
          <w:szCs w:val="24"/>
        </w:rPr>
      </w:pPr>
      <w:r w:rsidRPr="003F1854">
        <w:rPr>
          <w:rFonts w:ascii="Georgia" w:hAnsi="Georgia"/>
          <w:color w:val="000000" w:themeColor="text1"/>
        </w:rPr>
        <w:t xml:space="preserve"> </w:t>
      </w:r>
    </w:p>
    <w:p w14:paraId="21454F3E" w14:textId="03976D12" w:rsidR="001461C2" w:rsidRDefault="001461C2" w:rsidP="001461C2">
      <w:pPr>
        <w:jc w:val="both"/>
        <w:rPr>
          <w:rFonts w:ascii="Georgia" w:hAnsi="Georgia" w:cs="Arial"/>
        </w:rPr>
      </w:pPr>
      <w:r w:rsidRPr="004508BA">
        <w:rPr>
          <w:rFonts w:ascii="Georgia" w:hAnsi="Georgia" w:cs="Arial"/>
        </w:rPr>
        <w:t>As we want to perform the experiments with each type o</w:t>
      </w:r>
      <w:r w:rsidR="004508BA" w:rsidRPr="004508BA">
        <w:rPr>
          <w:rFonts w:ascii="Georgia" w:hAnsi="Georgia" w:cs="Arial"/>
        </w:rPr>
        <w:t>f fruit having same hardness lev</w:t>
      </w:r>
      <w:r w:rsidRPr="004508BA">
        <w:rPr>
          <w:rFonts w:ascii="Georgia" w:hAnsi="Georgia" w:cs="Arial"/>
        </w:rPr>
        <w:t xml:space="preserve">el, a bulk order will be placed for each kind of fruit. We aim to finish the </w:t>
      </w:r>
      <w:r w:rsidR="00D23BDB">
        <w:rPr>
          <w:rFonts w:ascii="Georgia" w:hAnsi="Georgia" w:cs="Arial"/>
        </w:rPr>
        <w:t>second</w:t>
      </w:r>
      <w:r w:rsidRPr="004508BA">
        <w:rPr>
          <w:rFonts w:ascii="Georgia" w:hAnsi="Georgia" w:cs="Arial"/>
        </w:rPr>
        <w:t xml:space="preserve"> part of the experiment </w:t>
      </w:r>
      <w:r w:rsidR="00D23BDB">
        <w:rPr>
          <w:rFonts w:ascii="Georgia" w:hAnsi="Georgia" w:cs="Arial"/>
        </w:rPr>
        <w:t>as soon as possible</w:t>
      </w:r>
      <w:r w:rsidRPr="004508BA">
        <w:rPr>
          <w:rFonts w:ascii="Georgia" w:hAnsi="Georgia" w:cs="Arial"/>
        </w:rPr>
        <w:t xml:space="preserve"> so that the </w:t>
      </w:r>
      <w:r w:rsidR="004508BA" w:rsidRPr="004508BA">
        <w:rPr>
          <w:rFonts w:ascii="Georgia" w:hAnsi="Georgia" w:cs="Arial"/>
        </w:rPr>
        <w:t>quality of the food remains</w:t>
      </w:r>
      <w:r w:rsidRPr="004508BA">
        <w:rPr>
          <w:rFonts w:ascii="Georgia" w:hAnsi="Georgia" w:cs="Arial"/>
        </w:rPr>
        <w:t xml:space="preserve"> same. So our goal is to conduct the laboratory part of the experiment for 10 participants each day.</w:t>
      </w:r>
    </w:p>
    <w:p w14:paraId="2DD0EE09" w14:textId="03FAD519" w:rsidR="00B226E8" w:rsidRDefault="00F14921" w:rsidP="00D23BDB">
      <w:pPr>
        <w:jc w:val="both"/>
        <w:rPr>
          <w:rFonts w:ascii="Georgia" w:hAnsi="Georgia"/>
        </w:rPr>
      </w:pPr>
      <w:r w:rsidRPr="004B4456">
        <w:rPr>
          <w:rFonts w:ascii="Georgia" w:hAnsi="Georgia" w:cs="Arial"/>
          <w:b/>
        </w:rPr>
        <w:t xml:space="preserve">2.3 Data analysis: </w:t>
      </w:r>
      <w:r w:rsidR="003A5610" w:rsidRPr="004B4456">
        <w:rPr>
          <w:rFonts w:ascii="Georgia" w:hAnsi="Georgia"/>
        </w:rPr>
        <w:t xml:space="preserve">The sensor data will be used to </w:t>
      </w:r>
      <w:r w:rsidR="006944A5" w:rsidRPr="004B4456">
        <w:rPr>
          <w:rFonts w:ascii="Georgia" w:hAnsi="Georgia"/>
        </w:rPr>
        <w:t>detect</w:t>
      </w:r>
      <w:r w:rsidR="003A5610" w:rsidRPr="004B4456">
        <w:rPr>
          <w:rFonts w:ascii="Georgia" w:hAnsi="Georgia"/>
        </w:rPr>
        <w:t xml:space="preserve"> the </w:t>
      </w:r>
      <w:r w:rsidR="003F1854">
        <w:rPr>
          <w:rFonts w:ascii="Georgia" w:hAnsi="Georgia"/>
        </w:rPr>
        <w:t xml:space="preserve">relationship between food hardness and chewing pattern. </w:t>
      </w:r>
      <w:r w:rsidR="003A5610" w:rsidRPr="004B4456">
        <w:rPr>
          <w:rFonts w:ascii="Georgia" w:hAnsi="Georgia"/>
        </w:rPr>
        <w:t>The data from</w:t>
      </w:r>
      <w:r w:rsidR="003F1854">
        <w:rPr>
          <w:rFonts w:ascii="Georgia" w:hAnsi="Georgia"/>
        </w:rPr>
        <w:t xml:space="preserve"> the devices</w:t>
      </w:r>
      <w:r w:rsidR="003A5610" w:rsidRPr="004B4456">
        <w:rPr>
          <w:rFonts w:ascii="Georgia" w:hAnsi="Georgia"/>
        </w:rPr>
        <w:t xml:space="preserve"> will be processed off-line by computer algori</w:t>
      </w:r>
      <w:r w:rsidR="003F1854">
        <w:rPr>
          <w:rFonts w:ascii="Georgia" w:hAnsi="Georgia"/>
        </w:rPr>
        <w:t>thms for signal processing and statistical analysis</w:t>
      </w:r>
      <w:r w:rsidR="003A5610" w:rsidRPr="004B4456">
        <w:rPr>
          <w:rFonts w:ascii="Georgia" w:hAnsi="Georgia"/>
        </w:rPr>
        <w:t xml:space="preserve">. </w:t>
      </w:r>
      <w:r w:rsidR="00B226E8">
        <w:rPr>
          <w:rFonts w:ascii="Georgia" w:hAnsi="Georgia"/>
        </w:rPr>
        <w:t>The processed data will be used to build a statistical test to differentiate chewing force of eating carrot, banana and apple. Only first five chews of each chewing sequence will be used for analysis.</w:t>
      </w:r>
      <w:r w:rsidR="00B226E8" w:rsidRPr="004B4456">
        <w:rPr>
          <w:rFonts w:ascii="Georgia" w:hAnsi="Georgia"/>
        </w:rPr>
        <w:t xml:space="preserve"> </w:t>
      </w:r>
      <w:r w:rsidR="00B226E8">
        <w:rPr>
          <w:rFonts w:ascii="Georgia" w:hAnsi="Georgia"/>
        </w:rPr>
        <w:t xml:space="preserve">The null hypothesis of the test will be: </w:t>
      </w:r>
      <w:r w:rsidR="00B226E8">
        <w:rPr>
          <w:rFonts w:ascii="Georgia" w:hAnsi="Georgia"/>
        </w:rPr>
        <w:lastRenderedPageBreak/>
        <w:t xml:space="preserve">there is no difference of variance between eating hard food and soft food. And alternative hypothesis will </w:t>
      </w:r>
      <w:r w:rsidR="00EA3E83">
        <w:rPr>
          <w:rFonts w:ascii="Georgia" w:hAnsi="Georgia"/>
        </w:rPr>
        <w:t>be:</w:t>
      </w:r>
      <w:r w:rsidR="00B226E8">
        <w:rPr>
          <w:rFonts w:ascii="Georgia" w:hAnsi="Georgia"/>
        </w:rPr>
        <w:t xml:space="preserve"> there is significant difference of variance of eating hard food and soft food.</w:t>
      </w:r>
      <w:r w:rsidR="003A5610" w:rsidRPr="004B4456">
        <w:rPr>
          <w:rFonts w:ascii="Georgia" w:hAnsi="Georgia"/>
        </w:rPr>
        <w:t xml:space="preserve"> </w:t>
      </w:r>
    </w:p>
    <w:p w14:paraId="48CDDECC" w14:textId="036D32B0" w:rsidR="00F87798" w:rsidRPr="00F87798" w:rsidRDefault="00F87798" w:rsidP="00D23BDB">
      <w:pPr>
        <w:jc w:val="both"/>
        <w:rPr>
          <w:rFonts w:ascii="Georgia" w:hAnsi="Georgia" w:cs="Arial"/>
          <w:rPrChange w:id="16" w:author="esazonov" w:date="2018-02-27T10:14:00Z">
            <w:rPr>
              <w:rFonts w:ascii="Georgia" w:hAnsi="Georgia" w:cs="Arial"/>
              <w:b/>
            </w:rPr>
          </w:rPrChange>
        </w:rPr>
      </w:pPr>
      <w:ins w:id="17" w:author="esazonov" w:date="2018-02-27T10:14:00Z">
        <w:r>
          <w:rPr>
            <w:rFonts w:ascii="Georgia" w:hAnsi="Georgia" w:cs="Arial"/>
            <w:b/>
          </w:rPr>
          <w:t xml:space="preserve">Use of images: </w:t>
        </w:r>
        <w:r>
          <w:rPr>
            <w:rFonts w:ascii="Georgia" w:hAnsi="Georgia" w:cs="Arial"/>
          </w:rPr>
          <w:t xml:space="preserve">Although some of wearable devices </w:t>
        </w:r>
      </w:ins>
      <w:ins w:id="18" w:author="esazonov" w:date="2018-02-27T10:15:00Z">
        <w:r>
          <w:rPr>
            <w:rFonts w:ascii="Georgia" w:hAnsi="Georgia" w:cs="Arial"/>
          </w:rPr>
          <w:t xml:space="preserve">contain cameras, the images will not be used in the analysis. </w:t>
        </w:r>
      </w:ins>
    </w:p>
    <w:p w14:paraId="410426BB" w14:textId="0F430C8F" w:rsidR="002C22B1" w:rsidRPr="004B4456" w:rsidRDefault="002C22B1" w:rsidP="002C22B1">
      <w:pPr>
        <w:spacing w:after="0"/>
        <w:jc w:val="both"/>
        <w:rPr>
          <w:rFonts w:ascii="Georgia" w:hAnsi="Georgia" w:cs="Georgia"/>
        </w:rPr>
      </w:pPr>
      <w:r w:rsidRPr="004B4456">
        <w:rPr>
          <w:rFonts w:ascii="Georgia" w:hAnsi="Georgia" w:cs="Georgia"/>
          <w:b/>
        </w:rPr>
        <w:t>Personnel</w:t>
      </w:r>
      <w:r w:rsidRPr="004B4456">
        <w:rPr>
          <w:rFonts w:ascii="Georgia" w:hAnsi="Georgia" w:cs="Georgia"/>
        </w:rPr>
        <w:t xml:space="preserve">: The study will be performed by members of the research team at The University of Alabama, which were certified to conduct human </w:t>
      </w:r>
      <w:r w:rsidR="00FC3249" w:rsidRPr="004B4456">
        <w:rPr>
          <w:rFonts w:ascii="Georgia" w:hAnsi="Georgia" w:cs="Georgia"/>
        </w:rPr>
        <w:t>participant</w:t>
      </w:r>
      <w:r w:rsidRPr="004B4456">
        <w:rPr>
          <w:rFonts w:ascii="Georgia" w:hAnsi="Georgia" w:cs="Georgia"/>
        </w:rPr>
        <w:t xml:space="preserve"> research. No medical professionals are necessary for this study.</w:t>
      </w:r>
    </w:p>
    <w:p w14:paraId="574EAB99" w14:textId="77777777" w:rsidR="002C22B1" w:rsidRPr="004B4456" w:rsidRDefault="002C22B1" w:rsidP="002C22B1">
      <w:pPr>
        <w:spacing w:after="0"/>
        <w:jc w:val="both"/>
        <w:rPr>
          <w:rFonts w:ascii="Georgia" w:hAnsi="Georgia" w:cs="Georgia"/>
        </w:rPr>
      </w:pPr>
    </w:p>
    <w:p w14:paraId="0019FA5B" w14:textId="2ED3D2F8" w:rsidR="002C22B1" w:rsidRPr="004B4456" w:rsidRDefault="002C22B1" w:rsidP="002C22B1">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The goal of this study is</w:t>
      </w:r>
      <w:r w:rsidR="00603B49" w:rsidRPr="004B4456">
        <w:rPr>
          <w:rFonts w:ascii="Georgia" w:hAnsi="Georgia" w:cs="Georgia"/>
        </w:rPr>
        <w:t xml:space="preserve"> </w:t>
      </w:r>
      <w:r w:rsidR="00C4731F" w:rsidRPr="004B4456">
        <w:rPr>
          <w:rFonts w:ascii="Georgia" w:hAnsi="Georgia" w:cs="Georgia"/>
        </w:rPr>
        <w:t xml:space="preserve">to </w:t>
      </w:r>
      <w:r w:rsidR="00603B49" w:rsidRPr="004B4456">
        <w:rPr>
          <w:rFonts w:ascii="Georgia" w:hAnsi="Georgia" w:cs="Georgia"/>
        </w:rPr>
        <w:t xml:space="preserve">develop and validate </w:t>
      </w:r>
      <w:r w:rsidR="005677F3">
        <w:rPr>
          <w:rFonts w:ascii="Georgia" w:hAnsi="Georgia" w:cs="Georgia"/>
        </w:rPr>
        <w:t>a statistical hypothesis test for</w:t>
      </w:r>
      <w:r w:rsidR="00B226E8">
        <w:rPr>
          <w:rFonts w:ascii="Georgia" w:hAnsi="Georgia" w:cs="Georgia"/>
        </w:rPr>
        <w:t xml:space="preserve"> relationship between chewing strength and food hardness. The strength of eating different hardness </w:t>
      </w:r>
      <w:r w:rsidR="005677F3">
        <w:rPr>
          <w:rFonts w:ascii="Georgia" w:hAnsi="Georgia" w:cs="Georgia"/>
        </w:rPr>
        <w:t>food:</w:t>
      </w:r>
      <w:r w:rsidR="00B226E8">
        <w:rPr>
          <w:rFonts w:ascii="Georgia" w:hAnsi="Georgia" w:cs="Georgia"/>
        </w:rPr>
        <w:t xml:space="preserve"> Carrot, Banana and Apple will be recorded using four sen</w:t>
      </w:r>
      <w:r w:rsidR="009C3EDC">
        <w:rPr>
          <w:rFonts w:ascii="Georgia" w:hAnsi="Georgia" w:cs="Georgia"/>
        </w:rPr>
        <w:t>s</w:t>
      </w:r>
      <w:r w:rsidR="00B226E8">
        <w:rPr>
          <w:rFonts w:ascii="Georgia" w:hAnsi="Georgia" w:cs="Georgia"/>
        </w:rPr>
        <w:t>or systems. For each sensor system the hypothesis test will be analyzed. At the end, interpretation of result will be drawn for each sensor and comparison between the sensor performances will be made.</w:t>
      </w:r>
    </w:p>
    <w:p w14:paraId="7FA62C81" w14:textId="77777777" w:rsidR="00FE6001" w:rsidRPr="004B4456" w:rsidRDefault="00FE6001" w:rsidP="007556C2">
      <w:pPr>
        <w:spacing w:after="0"/>
        <w:jc w:val="both"/>
        <w:rPr>
          <w:rFonts w:ascii="Georgia" w:hAnsi="Georgia"/>
        </w:rPr>
      </w:pPr>
    </w:p>
    <w:p w14:paraId="25063A97" w14:textId="77777777" w:rsidR="00516741" w:rsidRPr="004B4456" w:rsidRDefault="00516741" w:rsidP="00237E74">
      <w:pPr>
        <w:numPr>
          <w:ilvl w:val="0"/>
          <w:numId w:val="4"/>
        </w:numPr>
        <w:spacing w:after="0"/>
        <w:contextualSpacing/>
        <w:jc w:val="both"/>
        <w:rPr>
          <w:rFonts w:ascii="Georgia" w:hAnsi="Georgia"/>
          <w:u w:val="single"/>
        </w:rPr>
      </w:pPr>
      <w:bookmarkStart w:id="19" w:name="OLE_LINK164"/>
      <w:bookmarkStart w:id="20" w:name="OLE_LINK165"/>
      <w:r w:rsidRPr="004B4456">
        <w:rPr>
          <w:rFonts w:ascii="Georgia" w:hAnsi="Georgia"/>
          <w:u w:val="single"/>
        </w:rPr>
        <w:t xml:space="preserve">Study Background </w:t>
      </w:r>
    </w:p>
    <w:bookmarkEnd w:id="19"/>
    <w:bookmarkEnd w:id="20"/>
    <w:p w14:paraId="7B027F5B" w14:textId="77777777" w:rsidR="00FE6001" w:rsidRDefault="00FE6001" w:rsidP="007556C2">
      <w:pPr>
        <w:spacing w:after="0"/>
        <w:jc w:val="both"/>
        <w:rPr>
          <w:rFonts w:ascii="Georgia" w:hAnsi="Georgia"/>
        </w:rPr>
      </w:pPr>
    </w:p>
    <w:p w14:paraId="3ECB46FC" w14:textId="04898ED2" w:rsidR="00516741" w:rsidRDefault="00CD6BC9" w:rsidP="00CD6BC9">
      <w:pPr>
        <w:spacing w:after="0"/>
        <w:jc w:val="both"/>
        <w:rPr>
          <w:rFonts w:ascii="Georgia" w:hAnsi="Georgia"/>
        </w:rPr>
      </w:pPr>
      <w:r>
        <w:rPr>
          <w:rFonts w:ascii="Georgia" w:hAnsi="Georgia"/>
        </w:rPr>
        <w:t xml:space="preserve">Food hardness is sensed during chewing and affects </w:t>
      </w:r>
      <w:r w:rsidR="002451DA">
        <w:rPr>
          <w:rFonts w:ascii="Georgia" w:hAnsi="Georgia"/>
        </w:rPr>
        <w:t>human chewing patterns [</w:t>
      </w:r>
      <w:r w:rsidR="00EA3E83">
        <w:rPr>
          <w:rFonts w:ascii="Georgia" w:hAnsi="Georgia"/>
        </w:rPr>
        <w:t>9]</w:t>
      </w:r>
      <w:r w:rsidR="005677F3">
        <w:rPr>
          <w:rFonts w:ascii="Georgia" w:hAnsi="Georgia"/>
        </w:rPr>
        <w:t xml:space="preserve"> </w:t>
      </w:r>
      <w:r w:rsidR="00EA3E83">
        <w:rPr>
          <w:rFonts w:ascii="Georgia" w:hAnsi="Georgia"/>
        </w:rPr>
        <w:t>[10</w:t>
      </w:r>
      <w:r>
        <w:rPr>
          <w:rFonts w:ascii="Georgia" w:hAnsi="Georgia"/>
        </w:rPr>
        <w:t>]</w:t>
      </w:r>
      <w:r w:rsidR="002451DA">
        <w:rPr>
          <w:rFonts w:ascii="Georgia" w:hAnsi="Georgia"/>
        </w:rPr>
        <w:t>.</w:t>
      </w:r>
      <w:r>
        <w:rPr>
          <w:rFonts w:ascii="Georgia" w:hAnsi="Georgia"/>
        </w:rPr>
        <w:t xml:space="preserve">  There is a strong correlation between sensory evaluated hardness </w:t>
      </w:r>
      <w:r w:rsidR="009C3EDC">
        <w:rPr>
          <w:rFonts w:ascii="Georgia" w:hAnsi="Georgia"/>
        </w:rPr>
        <w:t>and</w:t>
      </w:r>
      <w:r>
        <w:rPr>
          <w:rFonts w:ascii="Georgia" w:hAnsi="Georgia"/>
        </w:rPr>
        <w:t xml:space="preserve"> difficulty in che</w:t>
      </w:r>
      <w:r w:rsidR="002451DA">
        <w:rPr>
          <w:rFonts w:ascii="Georgia" w:hAnsi="Georgia"/>
        </w:rPr>
        <w:t xml:space="preserve">wing with chewing force. [1][3]. </w:t>
      </w:r>
      <w:r>
        <w:rPr>
          <w:rFonts w:ascii="Georgia" w:hAnsi="Georgia"/>
        </w:rPr>
        <w:t xml:space="preserve">In contrast some previous study also showed that chewing force is not </w:t>
      </w:r>
      <w:r w:rsidR="002451DA">
        <w:rPr>
          <w:rFonts w:ascii="Georgia" w:hAnsi="Georgia"/>
        </w:rPr>
        <w:t>related to sample food hardness [</w:t>
      </w:r>
      <w:r w:rsidR="00EA3E83">
        <w:rPr>
          <w:rFonts w:ascii="Georgia" w:hAnsi="Georgia"/>
        </w:rPr>
        <w:t>5-8]</w:t>
      </w:r>
      <w:r w:rsidR="002451DA">
        <w:rPr>
          <w:rFonts w:ascii="Georgia" w:hAnsi="Georgia"/>
        </w:rPr>
        <w:t xml:space="preserve">. </w:t>
      </w:r>
      <w:r>
        <w:rPr>
          <w:rFonts w:ascii="Georgia" w:hAnsi="Georgia"/>
        </w:rPr>
        <w:t xml:space="preserve">In order to find whether there is a valid relationship between chewing force and food hardness we aim to conduct this study.  Artificial food sample or non-chewable industrial test materials were used in most of the previous study performed to establish relationship between chewing strength and food hardness. </w:t>
      </w:r>
      <w:r w:rsidRPr="006D1C27">
        <w:rPr>
          <w:rFonts w:ascii="Georgia" w:hAnsi="Georgia"/>
        </w:rPr>
        <w:t xml:space="preserve">Research shows that within first few chew of real food changes the mechanical properties of the food </w:t>
      </w:r>
      <w:r w:rsidR="002451DA">
        <w:rPr>
          <w:rFonts w:ascii="Georgia" w:hAnsi="Georgia"/>
        </w:rPr>
        <w:t>drastically [4]</w:t>
      </w:r>
      <w:r w:rsidRPr="006D1C27">
        <w:rPr>
          <w:rFonts w:ascii="Georgia" w:hAnsi="Georgia"/>
        </w:rPr>
        <w:t xml:space="preserve">. No artificial food sample or industrial test material </w:t>
      </w:r>
      <w:r w:rsidR="002451DA" w:rsidRPr="006D1C27">
        <w:rPr>
          <w:rFonts w:ascii="Georgia" w:hAnsi="Georgia"/>
        </w:rPr>
        <w:t>up to</w:t>
      </w:r>
      <w:r w:rsidRPr="006D1C27">
        <w:rPr>
          <w:rFonts w:ascii="Georgia" w:hAnsi="Georgia"/>
        </w:rPr>
        <w:t xml:space="preserve"> today can completely simulate the </w:t>
      </w:r>
      <w:r w:rsidR="006D1C27" w:rsidRPr="006D1C27">
        <w:rPr>
          <w:rFonts w:ascii="Georgia" w:hAnsi="Georgia"/>
        </w:rPr>
        <w:t xml:space="preserve">oral process during chewing. </w:t>
      </w:r>
      <w:r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w:t>
      </w:r>
    </w:p>
    <w:p w14:paraId="560A8E42" w14:textId="77777777" w:rsidR="006D1C27" w:rsidRDefault="006D1C27" w:rsidP="00CD6BC9">
      <w:pPr>
        <w:spacing w:after="0"/>
        <w:jc w:val="both"/>
        <w:rPr>
          <w:rFonts w:ascii="Georgia" w:hAnsi="Georgia"/>
        </w:rPr>
      </w:pPr>
    </w:p>
    <w:p w14:paraId="1CA235DA" w14:textId="1EF369F3" w:rsidR="006D1C27" w:rsidRPr="004B4456" w:rsidRDefault="006D1C27" w:rsidP="006D1C27">
      <w:pPr>
        <w:spacing w:after="0"/>
        <w:jc w:val="both"/>
        <w:rPr>
          <w:rFonts w:ascii="Georgia" w:hAnsi="Georgia" w:cs="Arial"/>
        </w:rPr>
      </w:pPr>
      <w:r w:rsidRPr="004B4456">
        <w:rPr>
          <w:rFonts w:ascii="Georgia" w:hAnsi="Georgia" w:cs="Arial"/>
        </w:rPr>
        <w:t xml:space="preserve">The objective of this study is </w:t>
      </w:r>
      <w:r>
        <w:rPr>
          <w:rFonts w:ascii="Georgia" w:hAnsi="Georgia" w:cs="Arial"/>
        </w:rPr>
        <w:t xml:space="preserve">to develop a statistical test model from the data, to establish a relationship between chewing strength and food hardness if any. As previous study shows that there is contradiction whether there is any relationship or not, real food and four different sensor </w:t>
      </w:r>
      <w:r w:rsidR="002451DA">
        <w:rPr>
          <w:rFonts w:ascii="Georgia" w:hAnsi="Georgia" w:cs="Arial"/>
        </w:rPr>
        <w:t>systems</w:t>
      </w:r>
      <w:r>
        <w:rPr>
          <w:rFonts w:ascii="Georgia" w:hAnsi="Georgia" w:cs="Arial"/>
        </w:rPr>
        <w:t xml:space="preserve"> will be used to make valid conclusion. Finding of this study may be useful for future research on mastication performance, human teeth treatment, and chewing pattern for different </w:t>
      </w:r>
      <w:r w:rsidR="0041070C">
        <w:rPr>
          <w:rFonts w:ascii="Georgia" w:hAnsi="Georgia" w:cs="Arial"/>
        </w:rPr>
        <w:t xml:space="preserve">food </w:t>
      </w:r>
      <w:r>
        <w:rPr>
          <w:rFonts w:ascii="Georgia" w:hAnsi="Georgia" w:cs="Arial"/>
        </w:rPr>
        <w:t xml:space="preserve">identification. </w:t>
      </w:r>
    </w:p>
    <w:p w14:paraId="176F0A57" w14:textId="77777777" w:rsidR="00516741" w:rsidRPr="004B4456" w:rsidRDefault="00516741" w:rsidP="007556C2">
      <w:pPr>
        <w:spacing w:after="0"/>
        <w:jc w:val="both"/>
        <w:rPr>
          <w:rFonts w:ascii="Georgia" w:hAnsi="Georgia" w:cs="Arial"/>
        </w:rPr>
      </w:pPr>
    </w:p>
    <w:p w14:paraId="19EC6873" w14:textId="637AFFF1" w:rsidR="00C14554" w:rsidRPr="004B4456" w:rsidRDefault="00FC3249" w:rsidP="00237E74">
      <w:pPr>
        <w:numPr>
          <w:ilvl w:val="0"/>
          <w:numId w:val="4"/>
        </w:numPr>
        <w:spacing w:after="0"/>
        <w:contextualSpacing/>
        <w:jc w:val="both"/>
        <w:rPr>
          <w:rFonts w:ascii="Georgia" w:hAnsi="Georgia"/>
          <w:u w:val="single"/>
        </w:rPr>
      </w:pPr>
      <w:bookmarkStart w:id="21" w:name="OLE_LINK168"/>
      <w:bookmarkStart w:id="22" w:name="OLE_LINK169"/>
      <w:r w:rsidRPr="004B4456">
        <w:rPr>
          <w:rFonts w:ascii="Georgia" w:hAnsi="Georgia"/>
          <w:u w:val="single"/>
        </w:rPr>
        <w:t>Participant</w:t>
      </w:r>
      <w:r w:rsidR="00556420" w:rsidRPr="004B4456">
        <w:rPr>
          <w:rFonts w:ascii="Georgia" w:hAnsi="Georgia"/>
          <w:u w:val="single"/>
        </w:rPr>
        <w:t xml:space="preserve"> Population</w:t>
      </w:r>
      <w:r w:rsidR="00C14554" w:rsidRPr="004B4456">
        <w:rPr>
          <w:rFonts w:ascii="Georgia" w:hAnsi="Georgia"/>
          <w:u w:val="single"/>
        </w:rPr>
        <w:t xml:space="preserve"> </w:t>
      </w:r>
    </w:p>
    <w:bookmarkEnd w:id="21"/>
    <w:bookmarkEnd w:id="22"/>
    <w:p w14:paraId="1D6FCA23" w14:textId="77777777" w:rsidR="00C14554" w:rsidRPr="004B4456" w:rsidRDefault="00C14554" w:rsidP="007556C2">
      <w:pPr>
        <w:spacing w:after="0"/>
        <w:jc w:val="both"/>
        <w:rPr>
          <w:rFonts w:ascii="Georgia" w:hAnsi="Georgia" w:cs="Arial"/>
        </w:rPr>
      </w:pPr>
    </w:p>
    <w:p w14:paraId="64AA69B1" w14:textId="32A9D3D5" w:rsidR="00C14554" w:rsidRPr="004B4456" w:rsidRDefault="00C14554" w:rsidP="00C14554">
      <w:pPr>
        <w:spacing w:after="0"/>
        <w:jc w:val="both"/>
        <w:rPr>
          <w:rFonts w:ascii="Georgia" w:hAnsi="Georgia" w:cs="Arial"/>
          <w:b/>
        </w:rPr>
      </w:pPr>
      <w:r w:rsidRPr="004B4456">
        <w:rPr>
          <w:rFonts w:ascii="Georgia" w:hAnsi="Georgia" w:cs="Arial"/>
          <w:b/>
        </w:rPr>
        <w:t xml:space="preserve">a. Number of </w:t>
      </w:r>
      <w:r w:rsidR="00FC3249" w:rsidRPr="004B4456">
        <w:rPr>
          <w:rFonts w:ascii="Georgia" w:hAnsi="Georgia" w:cs="Arial"/>
          <w:b/>
        </w:rPr>
        <w:t>participant</w:t>
      </w:r>
      <w:r w:rsidRPr="004B4456">
        <w:rPr>
          <w:rFonts w:ascii="Georgia" w:hAnsi="Georgia" w:cs="Arial"/>
          <w:b/>
        </w:rPr>
        <w:t xml:space="preserve">s: </w:t>
      </w:r>
      <w:r w:rsidR="00D23BDB">
        <w:rPr>
          <w:rFonts w:ascii="Georgia" w:hAnsi="Georgia" w:cs="Arial"/>
          <w:b/>
        </w:rPr>
        <w:t>up to 4</w:t>
      </w:r>
      <w:r w:rsidR="00C4731F" w:rsidRPr="004B4456">
        <w:rPr>
          <w:rFonts w:ascii="Georgia" w:hAnsi="Georgia" w:cs="Arial"/>
          <w:b/>
        </w:rPr>
        <w:t>0</w:t>
      </w:r>
      <w:r w:rsidRPr="004B4456">
        <w:rPr>
          <w:rFonts w:ascii="Georgia" w:hAnsi="Georgia" w:cs="Arial"/>
          <w:b/>
        </w:rPr>
        <w:tab/>
        <w:t xml:space="preserve">Age range: </w:t>
      </w:r>
      <w:r w:rsidR="00C4731F" w:rsidRPr="004B4456">
        <w:rPr>
          <w:rFonts w:ascii="Georgia" w:hAnsi="Georgia" w:cs="Arial"/>
          <w:b/>
        </w:rPr>
        <w:t>18</w:t>
      </w:r>
      <w:r w:rsidRPr="004B4456">
        <w:rPr>
          <w:rFonts w:ascii="Georgia" w:hAnsi="Georgia" w:cs="Arial"/>
          <w:b/>
        </w:rPr>
        <w:t>-</w:t>
      </w:r>
      <w:r w:rsidR="00C4731F" w:rsidRPr="004B4456">
        <w:rPr>
          <w:rFonts w:ascii="Georgia" w:hAnsi="Georgia" w:cs="Arial"/>
          <w:b/>
        </w:rPr>
        <w:t>45</w:t>
      </w:r>
      <w:r w:rsidRPr="004B4456">
        <w:rPr>
          <w:rFonts w:ascii="Georgia" w:hAnsi="Georgia" w:cs="Arial"/>
          <w:b/>
        </w:rPr>
        <w:tab/>
        <w:t>Gender: Male/Female</w:t>
      </w:r>
    </w:p>
    <w:p w14:paraId="78A5A85A" w14:textId="77777777" w:rsidR="00C14554" w:rsidRPr="004B4456" w:rsidRDefault="00C14554" w:rsidP="00C14554">
      <w:pPr>
        <w:spacing w:after="0"/>
        <w:jc w:val="both"/>
        <w:rPr>
          <w:rFonts w:ascii="Georgia" w:hAnsi="Georgia" w:cs="Arial"/>
        </w:rPr>
      </w:pPr>
    </w:p>
    <w:p w14:paraId="06388AF8" w14:textId="53BC3575" w:rsidR="00C14554" w:rsidRPr="004B4456" w:rsidRDefault="00C14554" w:rsidP="00C14554">
      <w:pPr>
        <w:spacing w:after="0"/>
        <w:jc w:val="both"/>
        <w:rPr>
          <w:rFonts w:ascii="Georgia" w:hAnsi="Georgia" w:cs="Arial"/>
        </w:rPr>
      </w:pPr>
      <w:r w:rsidRPr="004B4456">
        <w:rPr>
          <w:rFonts w:ascii="Georgia" w:hAnsi="Georgia" w:cs="Arial"/>
        </w:rPr>
        <w:t xml:space="preserve">Vulnerable populations: vulnerable populations, except some children of legal age, will be excluded from the study. As per the National Institutes of Health’s definition of children (e.g., </w:t>
      </w:r>
      <w:r w:rsidRPr="004B4456">
        <w:rPr>
          <w:rFonts w:ascii="Georgia" w:hAnsi="Georgia" w:cs="Arial"/>
        </w:rPr>
        <w:lastRenderedPageBreak/>
        <w:t xml:space="preserve">under </w:t>
      </w:r>
      <w:r w:rsidR="00C4731F" w:rsidRPr="004B4456">
        <w:rPr>
          <w:rFonts w:ascii="Georgia" w:hAnsi="Georgia" w:cs="Arial"/>
        </w:rPr>
        <w:t xml:space="preserve">18 </w:t>
      </w:r>
      <w:r w:rsidRPr="004B4456">
        <w:rPr>
          <w:rFonts w:ascii="Georgia" w:hAnsi="Georgia" w:cs="Arial"/>
        </w:rPr>
        <w:t xml:space="preserve">years of age), </w:t>
      </w:r>
      <w:r w:rsidR="00F93CD2" w:rsidRPr="004B4456">
        <w:rPr>
          <w:rFonts w:ascii="Georgia" w:hAnsi="Georgia" w:cs="Arial"/>
        </w:rPr>
        <w:t>the</w:t>
      </w:r>
      <w:r w:rsidRPr="004B4456">
        <w:rPr>
          <w:rFonts w:ascii="Georgia" w:hAnsi="Georgia" w:cs="Arial"/>
        </w:rPr>
        <w:t xml:space="preserve"> children younger than the age of </w:t>
      </w:r>
      <w:r w:rsidR="00F93CD2" w:rsidRPr="004B4456">
        <w:rPr>
          <w:rFonts w:ascii="Georgia" w:hAnsi="Georgia" w:cs="Arial"/>
        </w:rPr>
        <w:t xml:space="preserve">18 </w:t>
      </w:r>
      <w:r w:rsidRPr="004B4456">
        <w:rPr>
          <w:rFonts w:ascii="Georgia" w:hAnsi="Georgia" w:cs="Arial"/>
        </w:rPr>
        <w:t>will not be recruited for the study.</w:t>
      </w:r>
    </w:p>
    <w:p w14:paraId="423812C0" w14:textId="77777777" w:rsidR="00C14554" w:rsidRDefault="00C14554" w:rsidP="00C14554">
      <w:pPr>
        <w:spacing w:after="0"/>
        <w:jc w:val="both"/>
        <w:rPr>
          <w:rFonts w:ascii="Georgia" w:hAnsi="Georgia" w:cs="Arial"/>
        </w:rPr>
      </w:pPr>
    </w:p>
    <w:p w14:paraId="37EA5F12" w14:textId="77777777" w:rsidR="006C0A88" w:rsidRPr="004B4456" w:rsidRDefault="006C0A88" w:rsidP="00C14554">
      <w:pPr>
        <w:spacing w:after="0"/>
        <w:jc w:val="both"/>
        <w:rPr>
          <w:rFonts w:ascii="Georgia" w:hAnsi="Georgia" w:cs="Arial"/>
        </w:rPr>
      </w:pPr>
    </w:p>
    <w:p w14:paraId="2A636994" w14:textId="77777777" w:rsidR="001C69E1" w:rsidRPr="004B4456" w:rsidRDefault="001C69E1" w:rsidP="00C14554">
      <w:pPr>
        <w:spacing w:after="0"/>
        <w:jc w:val="both"/>
        <w:rPr>
          <w:rFonts w:ascii="Georgia" w:hAnsi="Georgia" w:cs="Arial"/>
        </w:rPr>
      </w:pPr>
    </w:p>
    <w:p w14:paraId="79D2E483" w14:textId="77777777" w:rsidR="00C14554" w:rsidRPr="004B4456" w:rsidRDefault="00C14554" w:rsidP="00C14554">
      <w:pPr>
        <w:spacing w:after="0"/>
        <w:jc w:val="both"/>
        <w:rPr>
          <w:rFonts w:ascii="Georgia" w:hAnsi="Georgia" w:cs="Arial"/>
          <w:b/>
        </w:rPr>
      </w:pPr>
      <w:r w:rsidRPr="004B4456">
        <w:rPr>
          <w:rFonts w:ascii="Georgia" w:hAnsi="Georgia" w:cs="Arial"/>
          <w:b/>
        </w:rPr>
        <w:t xml:space="preserve">b. Recruitment population, including inclusion/exclusion criteria: </w:t>
      </w:r>
    </w:p>
    <w:p w14:paraId="2A957D70" w14:textId="77777777" w:rsidR="00C14554" w:rsidRPr="004B4456" w:rsidRDefault="00C14554" w:rsidP="00C14554">
      <w:pPr>
        <w:spacing w:after="0"/>
        <w:jc w:val="both"/>
        <w:rPr>
          <w:rFonts w:ascii="Georgia" w:hAnsi="Georgia" w:cs="Arial"/>
          <w:b/>
        </w:rPr>
      </w:pPr>
    </w:p>
    <w:p w14:paraId="43F9F14D" w14:textId="77777777" w:rsidR="00C14554" w:rsidRPr="004B4456" w:rsidRDefault="00C14554" w:rsidP="00C14554">
      <w:pPr>
        <w:spacing w:after="0"/>
        <w:jc w:val="both"/>
        <w:rPr>
          <w:rFonts w:ascii="Georgia" w:hAnsi="Georgia" w:cs="Arial"/>
          <w:b/>
        </w:rPr>
      </w:pPr>
      <w:r w:rsidRPr="004B4456">
        <w:rPr>
          <w:rFonts w:ascii="Georgia" w:hAnsi="Georgia" w:cs="Arial"/>
          <w:b/>
        </w:rPr>
        <w:t>Inclusion Criteria</w:t>
      </w:r>
    </w:p>
    <w:p w14:paraId="0DF03694" w14:textId="77777777" w:rsidR="006C0A88"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 xml:space="preserve">Age </w:t>
      </w:r>
      <w:r w:rsidR="00E33933" w:rsidRPr="004B4456">
        <w:rPr>
          <w:rFonts w:ascii="Georgia" w:hAnsi="Georgia" w:cs="Arial"/>
        </w:rPr>
        <w:t>18</w:t>
      </w:r>
      <w:r w:rsidRPr="004B4456">
        <w:rPr>
          <w:rFonts w:ascii="Georgia" w:hAnsi="Georgia" w:cs="Arial"/>
        </w:rPr>
        <w:t>-</w:t>
      </w:r>
      <w:r w:rsidR="00E33933" w:rsidRPr="004B4456">
        <w:rPr>
          <w:rFonts w:ascii="Georgia" w:hAnsi="Georgia" w:cs="Arial"/>
        </w:rPr>
        <w:t xml:space="preserve">45 </w:t>
      </w:r>
      <w:r w:rsidRPr="004B4456">
        <w:rPr>
          <w:rFonts w:ascii="Georgia" w:hAnsi="Georgia" w:cs="Arial"/>
        </w:rPr>
        <w:t>years</w:t>
      </w:r>
    </w:p>
    <w:p w14:paraId="069495C5" w14:textId="536A865C" w:rsidR="00C14554" w:rsidRPr="006C0A88" w:rsidRDefault="00C14554" w:rsidP="00C14554">
      <w:pPr>
        <w:spacing w:after="0"/>
        <w:jc w:val="both"/>
        <w:rPr>
          <w:rFonts w:ascii="Georgia" w:hAnsi="Georgia" w:cs="Arial"/>
        </w:rPr>
      </w:pPr>
      <w:r w:rsidRPr="004B4456">
        <w:rPr>
          <w:rFonts w:ascii="Georgia" w:hAnsi="Georgia" w:cs="Arial"/>
          <w:b/>
        </w:rPr>
        <w:t>Exclusion criteria</w:t>
      </w:r>
    </w:p>
    <w:p w14:paraId="0D424BBC" w14:textId="334FDB5A"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r w:rsidR="00A65EA5" w:rsidRPr="004B4456">
        <w:rPr>
          <w:rFonts w:ascii="Georgia" w:hAnsi="Georgia" w:cs="Arial"/>
        </w:rPr>
        <w:t>Food a</w:t>
      </w:r>
      <w:r w:rsidRPr="004B4456">
        <w:rPr>
          <w:rFonts w:ascii="Georgia" w:hAnsi="Georgia" w:cs="Arial"/>
        </w:rPr>
        <w:t>llergies</w:t>
      </w:r>
      <w:r w:rsidR="00864651" w:rsidRPr="004B4456">
        <w:rPr>
          <w:rFonts w:ascii="Georgia" w:hAnsi="Georgia" w:cs="Arial"/>
        </w:rPr>
        <w:t>, sensitivities,</w:t>
      </w:r>
      <w:r w:rsidRPr="004B4456">
        <w:rPr>
          <w:rFonts w:ascii="Georgia" w:hAnsi="Georgia" w:cs="Arial"/>
        </w:rPr>
        <w:t xml:space="preserve"> </w:t>
      </w:r>
      <w:r w:rsidR="004D32B6" w:rsidRPr="004B4456">
        <w:rPr>
          <w:rFonts w:ascii="Georgia" w:hAnsi="Georgia" w:cs="Arial"/>
        </w:rPr>
        <w:t xml:space="preserve">or refusal to eat </w:t>
      </w:r>
      <w:r w:rsidRPr="004B4456">
        <w:rPr>
          <w:rFonts w:ascii="Georgia" w:hAnsi="Georgia" w:cs="Arial"/>
        </w:rPr>
        <w:t xml:space="preserve">to any of the foods </w:t>
      </w:r>
      <w:r w:rsidR="00864651" w:rsidRPr="004B4456">
        <w:rPr>
          <w:rFonts w:ascii="Georgia" w:hAnsi="Georgia" w:cs="Arial"/>
        </w:rPr>
        <w:t xml:space="preserve">served in </w:t>
      </w:r>
      <w:r w:rsidRPr="004B4456">
        <w:rPr>
          <w:rFonts w:ascii="Georgia" w:hAnsi="Georgia" w:cs="Arial"/>
        </w:rPr>
        <w:t xml:space="preserve">the </w:t>
      </w:r>
      <w:r w:rsidR="00864651" w:rsidRPr="004B4456">
        <w:rPr>
          <w:rFonts w:ascii="Georgia" w:hAnsi="Georgia" w:cs="Arial"/>
        </w:rPr>
        <w:t xml:space="preserve">laboratory </w:t>
      </w:r>
      <w:r w:rsidRPr="004B4456">
        <w:rPr>
          <w:rFonts w:ascii="Georgia" w:hAnsi="Georgia" w:cs="Arial"/>
        </w:rPr>
        <w:t>meal.</w:t>
      </w:r>
    </w:p>
    <w:p w14:paraId="4360225F"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Inability or not willingness to perform required activities</w:t>
      </w:r>
    </w:p>
    <w:p w14:paraId="5A135D65"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proofErr w:type="spellStart"/>
      <w:r w:rsidRPr="004B4456">
        <w:rPr>
          <w:rFonts w:ascii="Georgia" w:hAnsi="Georgia" w:cs="Arial"/>
        </w:rPr>
        <w:t>Temporo</w:t>
      </w:r>
      <w:proofErr w:type="spellEnd"/>
      <w:r w:rsidRPr="004B4456">
        <w:rPr>
          <w:rFonts w:ascii="Georgia" w:hAnsi="Georgia" w:cs="Arial"/>
        </w:rPr>
        <w:t>-mandibular Joint disease (TMJ)</w:t>
      </w:r>
    </w:p>
    <w:p w14:paraId="33F2BF16" w14:textId="71F1254D" w:rsidR="00C14554" w:rsidRPr="004B4456" w:rsidRDefault="00C14554" w:rsidP="00C14554">
      <w:pPr>
        <w:spacing w:after="0"/>
        <w:jc w:val="both"/>
        <w:rPr>
          <w:rFonts w:ascii="Georgia" w:hAnsi="Georgia" w:cs="Arial"/>
        </w:rPr>
      </w:pPr>
      <w:bookmarkStart w:id="23" w:name="OLE_LINK18"/>
      <w:bookmarkStart w:id="24" w:name="OLE_LINK19"/>
      <w:bookmarkStart w:id="25" w:name="OLE_LINK20"/>
      <w:r w:rsidRPr="004B4456">
        <w:rPr>
          <w:rFonts w:ascii="Georgia" w:hAnsi="Georgia" w:cs="Arial"/>
        </w:rPr>
        <w:t>•</w:t>
      </w:r>
      <w:r w:rsidRPr="004B4456">
        <w:rPr>
          <w:rFonts w:ascii="Georgia" w:hAnsi="Georgia" w:cs="Arial"/>
        </w:rPr>
        <w:tab/>
      </w:r>
      <w:bookmarkEnd w:id="23"/>
      <w:bookmarkEnd w:id="24"/>
      <w:bookmarkEnd w:id="25"/>
      <w:r w:rsidRPr="004B4456">
        <w:rPr>
          <w:rFonts w:ascii="Georgia" w:hAnsi="Georgia" w:cs="Arial"/>
        </w:rPr>
        <w:t xml:space="preserve">Difficulty with chewing </w:t>
      </w:r>
    </w:p>
    <w:p w14:paraId="4B30F089" w14:textId="3DEA8722" w:rsidR="004D32B6" w:rsidRPr="004B4456" w:rsidRDefault="00E33933" w:rsidP="00C14554">
      <w:pPr>
        <w:spacing w:after="0"/>
        <w:jc w:val="both"/>
        <w:rPr>
          <w:rFonts w:ascii="Georgia" w:hAnsi="Georgia" w:cs="Arial"/>
        </w:rPr>
      </w:pPr>
      <w:bookmarkStart w:id="26" w:name="OLE_LINK13"/>
      <w:bookmarkStart w:id="27" w:name="OLE_LINK14"/>
      <w:r w:rsidRPr="004B4456">
        <w:rPr>
          <w:rFonts w:ascii="Georgia" w:hAnsi="Georgia" w:cs="Arial"/>
        </w:rPr>
        <w:t>•</w:t>
      </w:r>
      <w:r w:rsidRPr="004B4456">
        <w:rPr>
          <w:rFonts w:ascii="Georgia" w:hAnsi="Georgia" w:cs="Arial"/>
        </w:rPr>
        <w:tab/>
      </w:r>
      <w:r w:rsidR="004D32B6" w:rsidRPr="004B4456">
        <w:rPr>
          <w:rFonts w:ascii="Georgia" w:hAnsi="Georgia" w:cs="Arial"/>
        </w:rPr>
        <w:t>Diseases/therapies that create difficulty swallowing or special dietary needs such as cancer.</w:t>
      </w:r>
      <w:bookmarkEnd w:id="26"/>
      <w:bookmarkEnd w:id="27"/>
    </w:p>
    <w:p w14:paraId="02998F34" w14:textId="77777777" w:rsidR="00C14554" w:rsidRDefault="00C14554" w:rsidP="007556C2">
      <w:pPr>
        <w:spacing w:after="0"/>
        <w:jc w:val="both"/>
        <w:rPr>
          <w:rFonts w:ascii="Georgia" w:hAnsi="Georgia" w:cs="Arial"/>
        </w:rPr>
      </w:pPr>
    </w:p>
    <w:p w14:paraId="1EF5CF56" w14:textId="77777777" w:rsidR="004508BA" w:rsidRPr="004B4456" w:rsidRDefault="004508BA" w:rsidP="007556C2">
      <w:pPr>
        <w:spacing w:after="0"/>
        <w:jc w:val="both"/>
        <w:rPr>
          <w:rFonts w:ascii="Georgia" w:hAnsi="Georgia" w:cs="Arial"/>
        </w:rPr>
      </w:pPr>
    </w:p>
    <w:p w14:paraId="58177A0F" w14:textId="627D1146" w:rsidR="00556420" w:rsidRPr="004B4456" w:rsidRDefault="00FC3249" w:rsidP="00237E74">
      <w:pPr>
        <w:numPr>
          <w:ilvl w:val="0"/>
          <w:numId w:val="4"/>
        </w:numPr>
        <w:spacing w:after="0"/>
        <w:contextualSpacing/>
        <w:jc w:val="both"/>
        <w:rPr>
          <w:rFonts w:ascii="Georgia" w:hAnsi="Georgia"/>
          <w:u w:val="single"/>
        </w:rPr>
      </w:pPr>
      <w:bookmarkStart w:id="28" w:name="OLE_LINK178"/>
      <w:r w:rsidRPr="004B4456">
        <w:rPr>
          <w:rFonts w:ascii="Georgia" w:hAnsi="Georgia"/>
          <w:u w:val="single"/>
        </w:rPr>
        <w:t>Participant</w:t>
      </w:r>
      <w:r w:rsidR="00556420" w:rsidRPr="004B4456">
        <w:rPr>
          <w:rFonts w:ascii="Georgia" w:hAnsi="Georgia"/>
          <w:u w:val="single"/>
        </w:rPr>
        <w:t xml:space="preserve"> Recruitment Methods</w:t>
      </w:r>
    </w:p>
    <w:bookmarkEnd w:id="28"/>
    <w:p w14:paraId="17B265D3" w14:textId="77777777" w:rsidR="00C14554" w:rsidRPr="004B4456" w:rsidRDefault="00C14554" w:rsidP="007556C2">
      <w:pPr>
        <w:spacing w:after="0"/>
        <w:jc w:val="both"/>
        <w:rPr>
          <w:rFonts w:ascii="Georgia" w:hAnsi="Georgia" w:cs="Arial"/>
        </w:rPr>
      </w:pPr>
    </w:p>
    <w:p w14:paraId="31F90800" w14:textId="7F31B667" w:rsidR="00556420" w:rsidRPr="006D1C27" w:rsidRDefault="00FC3249" w:rsidP="00556420">
      <w:pPr>
        <w:spacing w:after="0" w:line="240" w:lineRule="auto"/>
        <w:contextualSpacing/>
        <w:jc w:val="both"/>
        <w:rPr>
          <w:rFonts w:ascii="Georgia" w:hAnsi="Georgia" w:cs="Arial"/>
          <w:color w:val="000000" w:themeColor="text1"/>
        </w:rPr>
      </w:pPr>
      <w:r w:rsidRPr="004B4456">
        <w:rPr>
          <w:rFonts w:ascii="Georgia" w:hAnsi="Georgia" w:cs="Arial"/>
        </w:rPr>
        <w:t>Participant</w:t>
      </w:r>
      <w:r w:rsidR="00556420" w:rsidRPr="004B4456">
        <w:rPr>
          <w:rFonts w:ascii="Georgia" w:hAnsi="Georgia" w:cs="Arial"/>
        </w:rPr>
        <w:t xml:space="preserve">s will be recruited from advertisements placed around the campus of The University of Alabama. </w:t>
      </w:r>
      <w:r w:rsidR="00556420" w:rsidRPr="00370AD7">
        <w:rPr>
          <w:rFonts w:ascii="Georgia" w:hAnsi="Georgia" w:cs="Arial"/>
          <w:color w:val="000000" w:themeColor="text1"/>
        </w:rPr>
        <w:t xml:space="preserve">The text for the recruitment announcement is provided in Appendix </w:t>
      </w:r>
      <w:r w:rsidR="006C0A88" w:rsidRPr="00370AD7">
        <w:rPr>
          <w:rFonts w:ascii="Georgia" w:hAnsi="Georgia" w:cs="Arial"/>
          <w:color w:val="000000" w:themeColor="text1"/>
        </w:rPr>
        <w:t>II.</w:t>
      </w:r>
    </w:p>
    <w:p w14:paraId="39B4B241" w14:textId="77777777" w:rsidR="00556420" w:rsidRPr="006D1C27" w:rsidRDefault="00556420" w:rsidP="00556420">
      <w:pPr>
        <w:spacing w:after="0" w:line="240" w:lineRule="auto"/>
        <w:contextualSpacing/>
        <w:jc w:val="both"/>
        <w:rPr>
          <w:rFonts w:ascii="Georgia" w:hAnsi="Georgia" w:cs="Arial"/>
          <w:color w:val="000000" w:themeColor="text1"/>
        </w:rPr>
      </w:pPr>
      <w:r w:rsidRPr="006D1C27">
        <w:rPr>
          <w:rFonts w:ascii="Georgia" w:hAnsi="Georgia" w:cs="Arial"/>
          <w:color w:val="000000" w:themeColor="text1"/>
        </w:rPr>
        <w:t xml:space="preserve"> </w:t>
      </w:r>
    </w:p>
    <w:p w14:paraId="510F706C" w14:textId="7D06A913"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Upon contact by email, a response email will be sent to </w:t>
      </w:r>
      <w:r w:rsidR="00FC3249" w:rsidRPr="004B4456">
        <w:rPr>
          <w:rFonts w:ascii="Georgia" w:hAnsi="Georgia" w:cs="Arial"/>
        </w:rPr>
        <w:t>participant</w:t>
      </w:r>
      <w:r w:rsidRPr="004B4456">
        <w:rPr>
          <w:rFonts w:ascii="Georgia" w:hAnsi="Georgia" w:cs="Arial"/>
        </w:rPr>
        <w:t xml:space="preserve">s briefly explaining the experiment and asking for personal information in order to start the screening for potential inclusion and exclusion criteria (response email is presented in Appendix </w:t>
      </w:r>
      <w:r w:rsidR="007A1846" w:rsidRPr="004B4456">
        <w:rPr>
          <w:rFonts w:ascii="Georgia" w:hAnsi="Georgia" w:cs="Arial"/>
        </w:rPr>
        <w:t>VII</w:t>
      </w:r>
      <w:r w:rsidRPr="004B4456">
        <w:rPr>
          <w:rFonts w:ascii="Georgia" w:hAnsi="Georgia" w:cs="Arial"/>
        </w:rPr>
        <w:t>). Screening process will include:</w:t>
      </w:r>
    </w:p>
    <w:p w14:paraId="5858D29F" w14:textId="73BBA99C" w:rsidR="00556420" w:rsidRPr="004B4456" w:rsidRDefault="00556420" w:rsidP="00556420">
      <w:pPr>
        <w:spacing w:after="0" w:line="240" w:lineRule="auto"/>
        <w:contextualSpacing/>
        <w:jc w:val="center"/>
        <w:rPr>
          <w:rFonts w:ascii="Georgia" w:hAnsi="Georgia" w:cs="Arial"/>
        </w:rPr>
      </w:pPr>
    </w:p>
    <w:p w14:paraId="62951379" w14:textId="67E90AC2" w:rsidR="00556420" w:rsidRPr="004B4456" w:rsidRDefault="000069D9" w:rsidP="00556420">
      <w:pPr>
        <w:spacing w:after="0" w:line="240" w:lineRule="auto"/>
        <w:contextualSpacing/>
        <w:jc w:val="both"/>
        <w:rPr>
          <w:rFonts w:ascii="Georgia" w:hAnsi="Georgia" w:cs="Arial"/>
        </w:rPr>
      </w:pPr>
      <w:r w:rsidRPr="004B4456">
        <w:rPr>
          <w:rFonts w:ascii="Georgia" w:hAnsi="Georgia" w:cs="Arial"/>
        </w:rPr>
        <w:t>1</w:t>
      </w:r>
      <w:r w:rsidR="00556420" w:rsidRPr="004B4456">
        <w:rPr>
          <w:rFonts w:ascii="Georgia" w:hAnsi="Georgia" w:cs="Arial"/>
        </w:rPr>
        <w:t>) Identification of individuals reporting allergies</w:t>
      </w:r>
      <w:r w:rsidR="00CC2051" w:rsidRPr="004B4456">
        <w:rPr>
          <w:rFonts w:ascii="Georgia" w:hAnsi="Georgia" w:cs="Arial"/>
        </w:rPr>
        <w:t>, sensitivities, or refusal to eat</w:t>
      </w:r>
      <w:r w:rsidR="00556420" w:rsidRPr="004B4456">
        <w:rPr>
          <w:rFonts w:ascii="Georgia" w:hAnsi="Georgia" w:cs="Arial"/>
        </w:rPr>
        <w:t xml:space="preserve"> to any of the foods in the calibration meal. Individual</w:t>
      </w:r>
      <w:r w:rsidR="00CC2051" w:rsidRPr="004B4456">
        <w:rPr>
          <w:rFonts w:ascii="Georgia" w:hAnsi="Georgia" w:cs="Arial"/>
        </w:rPr>
        <w:t>s</w:t>
      </w:r>
      <w:r w:rsidR="00556420" w:rsidRPr="004B4456">
        <w:rPr>
          <w:rFonts w:ascii="Georgia" w:hAnsi="Georgia" w:cs="Arial"/>
        </w:rPr>
        <w:t xml:space="preserve"> reporting at least one of the mentioned conditions will be excluded from the study.</w:t>
      </w:r>
    </w:p>
    <w:p w14:paraId="0C18F083" w14:textId="77777777"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 </w:t>
      </w:r>
    </w:p>
    <w:p w14:paraId="33CF861E" w14:textId="79F6E494"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An appointment for the study will be made for </w:t>
      </w:r>
      <w:r w:rsidR="00FC3249" w:rsidRPr="004B4456">
        <w:rPr>
          <w:rFonts w:ascii="Georgia" w:hAnsi="Georgia" w:cs="Arial"/>
        </w:rPr>
        <w:t>participant</w:t>
      </w:r>
      <w:r w:rsidRPr="004B4456">
        <w:rPr>
          <w:rFonts w:ascii="Georgia" w:hAnsi="Georgia" w:cs="Arial"/>
        </w:rPr>
        <w:t>s satisfying the inclusion criteri</w:t>
      </w:r>
      <w:r w:rsidR="0041070C">
        <w:rPr>
          <w:rFonts w:ascii="Georgia" w:hAnsi="Georgia" w:cs="Arial"/>
        </w:rPr>
        <w:t>a.</w:t>
      </w:r>
      <w:r w:rsidR="00CC2051" w:rsidRPr="004B4456">
        <w:rPr>
          <w:rFonts w:ascii="Georgia" w:hAnsi="Georgia" w:cs="Arial"/>
        </w:rPr>
        <w:t xml:space="preserve"> </w:t>
      </w:r>
      <w:r w:rsidRPr="004B4456">
        <w:rPr>
          <w:rFonts w:ascii="Georgia" w:hAnsi="Georgia" w:cs="Arial"/>
        </w:rPr>
        <w:t xml:space="preserve"> </w:t>
      </w:r>
      <w:bookmarkStart w:id="29" w:name="OLE_LINK614"/>
      <w:bookmarkStart w:id="30" w:name="OLE_LINK615"/>
      <w:bookmarkStart w:id="31" w:name="OLE_LINK616"/>
      <w:bookmarkStart w:id="32" w:name="OLE_LINK617"/>
      <w:r w:rsidR="00FC3249" w:rsidRPr="004B4456">
        <w:rPr>
          <w:rFonts w:ascii="Georgia" w:hAnsi="Georgia" w:cs="Arial"/>
        </w:rPr>
        <w:t>Participant</w:t>
      </w:r>
      <w:r w:rsidRPr="004B4456">
        <w:rPr>
          <w:rFonts w:ascii="Georgia" w:hAnsi="Georgia" w:cs="Arial"/>
        </w:rPr>
        <w:t xml:space="preserve">s will be provided with an electronic copy of the informed consent document along with the email of appointment. This will ensure that </w:t>
      </w:r>
      <w:r w:rsidR="00FC3249" w:rsidRPr="004B4456">
        <w:rPr>
          <w:rFonts w:ascii="Georgia" w:hAnsi="Georgia" w:cs="Arial"/>
        </w:rPr>
        <w:t>participant</w:t>
      </w:r>
      <w:r w:rsidRPr="004B4456">
        <w:rPr>
          <w:rFonts w:ascii="Georgia" w:hAnsi="Georgia" w:cs="Arial"/>
        </w:rPr>
        <w:t xml:space="preserve">s have the information prior to their initial laboratory visit. </w:t>
      </w:r>
      <w:bookmarkEnd w:id="29"/>
      <w:bookmarkEnd w:id="30"/>
      <w:bookmarkEnd w:id="31"/>
      <w:bookmarkEnd w:id="32"/>
    </w:p>
    <w:p w14:paraId="3B58ED0A" w14:textId="77777777" w:rsidR="00556420" w:rsidRPr="004B4456" w:rsidRDefault="00556420" w:rsidP="00556420">
      <w:pPr>
        <w:spacing w:after="0" w:line="240" w:lineRule="auto"/>
        <w:contextualSpacing/>
        <w:jc w:val="both"/>
        <w:rPr>
          <w:rFonts w:ascii="Georgia" w:hAnsi="Georgia" w:cs="Arial"/>
        </w:rPr>
      </w:pPr>
    </w:p>
    <w:p w14:paraId="5D8A5EB0" w14:textId="7E82575E" w:rsidR="00C14554" w:rsidRPr="004B4456" w:rsidRDefault="00556420" w:rsidP="00556420">
      <w:pPr>
        <w:spacing w:after="0"/>
        <w:jc w:val="both"/>
        <w:rPr>
          <w:rFonts w:ascii="Georgia" w:hAnsi="Georgia" w:cs="Arial"/>
        </w:rPr>
      </w:pPr>
      <w:r w:rsidRPr="004B4456">
        <w:rPr>
          <w:rFonts w:ascii="Georgia" w:hAnsi="Georgia" w:cs="Arial"/>
        </w:rPr>
        <w:t xml:space="preserve">No protected health or personal information will be collected from the </w:t>
      </w:r>
      <w:r w:rsidR="00FC3249" w:rsidRPr="004B4456">
        <w:rPr>
          <w:rFonts w:ascii="Georgia" w:hAnsi="Georgia" w:cs="Arial"/>
        </w:rPr>
        <w:t>participant</w:t>
      </w:r>
      <w:r w:rsidRPr="004B4456">
        <w:rPr>
          <w:rFonts w:ascii="Georgia" w:hAnsi="Georgia" w:cs="Arial"/>
        </w:rPr>
        <w:t>s.</w:t>
      </w:r>
    </w:p>
    <w:p w14:paraId="205F7FC6" w14:textId="77777777" w:rsidR="00556420" w:rsidRPr="004B4456" w:rsidRDefault="00556420" w:rsidP="00556420">
      <w:pPr>
        <w:spacing w:after="0"/>
        <w:jc w:val="both"/>
        <w:rPr>
          <w:rFonts w:ascii="Georgia" w:hAnsi="Georgia" w:cs="Arial"/>
        </w:rPr>
      </w:pPr>
    </w:p>
    <w:p w14:paraId="0AB58FBF" w14:textId="77777777" w:rsidR="0041341C" w:rsidRPr="004B4456" w:rsidRDefault="0041341C" w:rsidP="00237E74">
      <w:pPr>
        <w:numPr>
          <w:ilvl w:val="0"/>
          <w:numId w:val="4"/>
        </w:numPr>
        <w:spacing w:after="0"/>
        <w:contextualSpacing/>
        <w:jc w:val="both"/>
        <w:rPr>
          <w:rFonts w:ascii="Georgia" w:hAnsi="Georgia"/>
          <w:u w:val="single"/>
        </w:rPr>
      </w:pPr>
      <w:bookmarkStart w:id="33" w:name="OLE_LINK182"/>
      <w:r w:rsidRPr="004B4456">
        <w:rPr>
          <w:rFonts w:ascii="Georgia" w:hAnsi="Georgia"/>
          <w:u w:val="single"/>
        </w:rPr>
        <w:t>Risks</w:t>
      </w:r>
    </w:p>
    <w:bookmarkEnd w:id="33"/>
    <w:p w14:paraId="72584A6E" w14:textId="77777777" w:rsidR="0041341C" w:rsidRPr="004B4456" w:rsidRDefault="0041341C" w:rsidP="007556C2">
      <w:pPr>
        <w:spacing w:after="0"/>
        <w:jc w:val="both"/>
        <w:rPr>
          <w:rFonts w:ascii="Georgia" w:hAnsi="Georgia"/>
        </w:rPr>
      </w:pPr>
    </w:p>
    <w:p w14:paraId="402C5912" w14:textId="77777777" w:rsidR="0041341C" w:rsidRPr="004B4456" w:rsidRDefault="0041341C" w:rsidP="0041341C">
      <w:pPr>
        <w:spacing w:after="0"/>
        <w:jc w:val="both"/>
        <w:rPr>
          <w:rFonts w:ascii="Georgia" w:hAnsi="Georgia"/>
        </w:rPr>
      </w:pPr>
      <w:r w:rsidRPr="004B4456">
        <w:rPr>
          <w:rFonts w:ascii="Georgia" w:hAnsi="Georgia"/>
        </w:rPr>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14:paraId="0061CBCE" w14:textId="77777777" w:rsidR="0041341C" w:rsidRPr="004B4456" w:rsidRDefault="0041341C" w:rsidP="0041341C">
      <w:pPr>
        <w:spacing w:after="0"/>
        <w:jc w:val="both"/>
        <w:rPr>
          <w:rFonts w:ascii="Georgia" w:hAnsi="Georgia"/>
        </w:rPr>
      </w:pPr>
    </w:p>
    <w:p w14:paraId="42D43D28" w14:textId="727E6794" w:rsidR="0041341C" w:rsidRPr="004B4456" w:rsidRDefault="0041341C" w:rsidP="0041341C">
      <w:pPr>
        <w:spacing w:after="0"/>
        <w:jc w:val="both"/>
        <w:rPr>
          <w:rFonts w:ascii="Georgia" w:hAnsi="Georgia"/>
        </w:rPr>
      </w:pPr>
      <w:r w:rsidRPr="004B4456">
        <w:rPr>
          <w:rFonts w:ascii="Georgia" w:hAnsi="Georgia"/>
        </w:rPr>
        <w:lastRenderedPageBreak/>
        <w:t xml:space="preserve">All data will be secured in a locked filing cabinet and in a password protected computer, to which only the researchers will have access.  </w:t>
      </w:r>
      <w:r w:rsidR="00FC3249" w:rsidRPr="004B4456">
        <w:rPr>
          <w:rFonts w:ascii="Georgia" w:hAnsi="Georgia"/>
        </w:rPr>
        <w:t>Participant</w:t>
      </w:r>
      <w:r w:rsidRPr="004B4456">
        <w:rPr>
          <w:rFonts w:ascii="Georgia" w:hAnsi="Georgia"/>
        </w:rPr>
        <w: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14:paraId="633AFE86" w14:textId="77777777" w:rsidR="0041341C" w:rsidRPr="004B4456" w:rsidRDefault="0041341C" w:rsidP="0041341C">
      <w:pPr>
        <w:spacing w:after="0"/>
        <w:jc w:val="both"/>
        <w:rPr>
          <w:rFonts w:ascii="Georgia" w:hAnsi="Georgia"/>
        </w:rPr>
      </w:pPr>
    </w:p>
    <w:p w14:paraId="69433E7B" w14:textId="287B498B" w:rsidR="0041341C" w:rsidRPr="004B4456" w:rsidRDefault="006D1C27" w:rsidP="0041341C">
      <w:pPr>
        <w:spacing w:after="0"/>
        <w:jc w:val="both"/>
        <w:rPr>
          <w:rFonts w:ascii="Georgia" w:hAnsi="Georgia"/>
        </w:rPr>
      </w:pPr>
      <w:r>
        <w:rPr>
          <w:rFonts w:ascii="Georgia" w:hAnsi="Georgia"/>
        </w:rPr>
        <w:t xml:space="preserve">Each of the four devices </w:t>
      </w:r>
      <w:r w:rsidR="00A65EA5" w:rsidRPr="004B4456">
        <w:rPr>
          <w:rFonts w:ascii="Georgia" w:hAnsi="Georgia"/>
        </w:rPr>
        <w:t>is</w:t>
      </w:r>
      <w:r w:rsidR="0041341C" w:rsidRPr="004B4456">
        <w:rPr>
          <w:rFonts w:ascii="Georgia" w:hAnsi="Georgia"/>
        </w:rPr>
        <w:t xml:space="preserve"> a non-significant risk (NSR) device as explained in the "Study Procedure" section above.</w:t>
      </w:r>
      <w:r w:rsidR="0013637E" w:rsidRPr="004B4456">
        <w:rPr>
          <w:rFonts w:ascii="Georgia" w:hAnsi="Georgia"/>
        </w:rPr>
        <w:t xml:space="preserve"> In order to meet FDA regulations, the </w:t>
      </w:r>
      <w:r w:rsidR="00591076" w:rsidRPr="004B4456">
        <w:rPr>
          <w:rFonts w:ascii="Georgia" w:hAnsi="Georgia"/>
        </w:rPr>
        <w:t>packaging of the</w:t>
      </w:r>
      <w:r w:rsidR="0013637E" w:rsidRPr="004B4456">
        <w:rPr>
          <w:rFonts w:ascii="Georgia" w:hAnsi="Georgia"/>
        </w:rPr>
        <w:t xml:space="preserve"> </w:t>
      </w:r>
      <w:r w:rsidR="00370AD7" w:rsidRPr="004B4456">
        <w:rPr>
          <w:rFonts w:ascii="Georgia" w:hAnsi="Georgia"/>
        </w:rPr>
        <w:t>device</w:t>
      </w:r>
      <w:r w:rsidR="00370AD7">
        <w:rPr>
          <w:rFonts w:ascii="Georgia" w:hAnsi="Georgia"/>
        </w:rPr>
        <w:t>s</w:t>
      </w:r>
      <w:r w:rsidR="00370AD7" w:rsidRPr="004B4456">
        <w:rPr>
          <w:rFonts w:ascii="Georgia" w:hAnsi="Georgia"/>
        </w:rPr>
        <w:t xml:space="preserve"> will</w:t>
      </w:r>
      <w:r w:rsidR="0013637E" w:rsidRPr="004B4456">
        <w:rPr>
          <w:rFonts w:ascii="Georgia" w:hAnsi="Georgia"/>
        </w:rPr>
        <w:t xml:space="preserve"> be affixed with a label identifying the </w:t>
      </w:r>
      <w:r w:rsidR="00591076" w:rsidRPr="004B4456">
        <w:rPr>
          <w:rFonts w:ascii="Georgia" w:hAnsi="Georgia"/>
        </w:rPr>
        <w:t xml:space="preserve">Dr. </w:t>
      </w:r>
      <w:proofErr w:type="spellStart"/>
      <w:r w:rsidR="00591076" w:rsidRPr="004B4456">
        <w:rPr>
          <w:rFonts w:ascii="Georgia" w:hAnsi="Georgia"/>
        </w:rPr>
        <w:t>Sazonov’s</w:t>
      </w:r>
      <w:proofErr w:type="spellEnd"/>
      <w:r w:rsidR="00591076" w:rsidRPr="004B4456">
        <w:rPr>
          <w:rFonts w:ascii="Georgia" w:hAnsi="Georgia"/>
        </w:rPr>
        <w:t xml:space="preserve"> laboratory at the University of Alabama as</w:t>
      </w:r>
      <w:r w:rsidR="0013637E" w:rsidRPr="004B4456">
        <w:rPr>
          <w:rFonts w:ascii="Georgia" w:hAnsi="Georgia"/>
        </w:rPr>
        <w:t xml:space="preserve"> the manufacturer along with the following statement: “CAUTION - Investigational Device. Limited by Federal (or the United States) law to investigational use.”</w:t>
      </w:r>
    </w:p>
    <w:p w14:paraId="53C0F2C9" w14:textId="77777777" w:rsidR="0041341C" w:rsidRPr="004B4456" w:rsidRDefault="0041341C" w:rsidP="0041341C">
      <w:pPr>
        <w:spacing w:after="0"/>
        <w:jc w:val="both"/>
        <w:rPr>
          <w:rFonts w:ascii="Georgia" w:hAnsi="Georgia"/>
        </w:rPr>
      </w:pPr>
    </w:p>
    <w:p w14:paraId="2C2EFDC2" w14:textId="77777777" w:rsidR="004C3FC3" w:rsidRPr="004B4456" w:rsidRDefault="004C3FC3" w:rsidP="00237E74">
      <w:pPr>
        <w:numPr>
          <w:ilvl w:val="0"/>
          <w:numId w:val="4"/>
        </w:numPr>
        <w:spacing w:after="0"/>
        <w:contextualSpacing/>
        <w:jc w:val="both"/>
        <w:rPr>
          <w:rFonts w:ascii="Georgia" w:hAnsi="Georgia"/>
          <w:u w:val="single"/>
        </w:rPr>
      </w:pPr>
      <w:bookmarkStart w:id="34" w:name="OLE_LINK185"/>
      <w:r w:rsidRPr="004B4456">
        <w:rPr>
          <w:rFonts w:ascii="Georgia" w:hAnsi="Georgia"/>
          <w:u w:val="single"/>
        </w:rPr>
        <w:t>Evaluation of Level of Risk</w:t>
      </w:r>
    </w:p>
    <w:bookmarkEnd w:id="34"/>
    <w:p w14:paraId="21C9D52B" w14:textId="77777777" w:rsidR="0041341C" w:rsidRPr="004B4456" w:rsidRDefault="0041341C" w:rsidP="0041341C">
      <w:pPr>
        <w:spacing w:after="0"/>
        <w:jc w:val="both"/>
        <w:rPr>
          <w:rFonts w:ascii="Georgia" w:hAnsi="Georgia"/>
        </w:rPr>
      </w:pPr>
    </w:p>
    <w:p w14:paraId="5703965B" w14:textId="77777777" w:rsidR="004C3FC3" w:rsidRPr="004B4456" w:rsidRDefault="004C3FC3" w:rsidP="0041341C">
      <w:pPr>
        <w:spacing w:after="0"/>
        <w:jc w:val="both"/>
        <w:rPr>
          <w:rFonts w:ascii="Georgia" w:hAnsi="Georgia"/>
        </w:rPr>
      </w:pPr>
      <w:proofErr w:type="gramStart"/>
      <w:r w:rsidRPr="004B4456">
        <w:rPr>
          <w:rFonts w:ascii="Georgia" w:hAnsi="Georgia"/>
        </w:rPr>
        <w:t>Minimal.</w:t>
      </w:r>
      <w:proofErr w:type="gramEnd"/>
    </w:p>
    <w:p w14:paraId="3FAC02B1" w14:textId="77777777" w:rsidR="004C3FC3" w:rsidRDefault="004C3FC3" w:rsidP="0041341C">
      <w:pPr>
        <w:spacing w:after="0"/>
        <w:jc w:val="both"/>
        <w:rPr>
          <w:rFonts w:ascii="Georgia" w:hAnsi="Georgia"/>
        </w:rPr>
      </w:pPr>
    </w:p>
    <w:p w14:paraId="484D5E17" w14:textId="77777777" w:rsidR="004C3FC3" w:rsidRPr="004B4456" w:rsidRDefault="004C3FC3" w:rsidP="00237E74">
      <w:pPr>
        <w:numPr>
          <w:ilvl w:val="0"/>
          <w:numId w:val="4"/>
        </w:numPr>
        <w:spacing w:after="0"/>
        <w:contextualSpacing/>
        <w:jc w:val="both"/>
        <w:rPr>
          <w:rFonts w:ascii="Georgia" w:hAnsi="Georgia"/>
          <w:u w:val="single"/>
        </w:rPr>
      </w:pPr>
      <w:bookmarkStart w:id="35" w:name="OLE_LINK190"/>
      <w:bookmarkStart w:id="36" w:name="OLE_LINK191"/>
      <w:r w:rsidRPr="004B4456">
        <w:rPr>
          <w:rFonts w:ascii="Georgia" w:hAnsi="Georgia"/>
          <w:u w:val="single"/>
        </w:rPr>
        <w:t>Special Precautions/Safeguards Against Risk</w:t>
      </w:r>
    </w:p>
    <w:bookmarkEnd w:id="35"/>
    <w:bookmarkEnd w:id="36"/>
    <w:p w14:paraId="5B1F672E" w14:textId="77777777" w:rsidR="004C3FC3" w:rsidRPr="004B4456" w:rsidRDefault="004C3FC3" w:rsidP="0041341C">
      <w:pPr>
        <w:spacing w:after="0"/>
        <w:jc w:val="both"/>
        <w:rPr>
          <w:rFonts w:ascii="Georgia" w:hAnsi="Georgia"/>
        </w:rPr>
      </w:pPr>
    </w:p>
    <w:p w14:paraId="5EC62CD8" w14:textId="3D5EF188" w:rsidR="004C3FC3" w:rsidRPr="004B4456" w:rsidRDefault="004C3FC3" w:rsidP="0041341C">
      <w:pPr>
        <w:spacing w:after="0"/>
        <w:jc w:val="both"/>
        <w:rPr>
          <w:rFonts w:ascii="Georgia" w:hAnsi="Georgia"/>
        </w:rPr>
      </w:pPr>
      <w:r w:rsidRPr="004B4456">
        <w:rPr>
          <w:rFonts w:ascii="Georgia" w:hAnsi="Georgia"/>
        </w:rPr>
        <w:t xml:space="preserve">Because of the low risk, adverse events are not anticipated.  </w:t>
      </w:r>
      <w:r w:rsidR="00FC3249" w:rsidRPr="004B4456">
        <w:rPr>
          <w:rFonts w:ascii="Georgia" w:hAnsi="Georgia"/>
        </w:rPr>
        <w:t>Participant</w:t>
      </w:r>
      <w:r w:rsidRPr="004B4456">
        <w:rPr>
          <w:rFonts w:ascii="Georgia" w:hAnsi="Georgia"/>
        </w:rPr>
        <w:t>s will be informed to contact study personnel immediately if they experience any adverse events. We plan to present all adverse events data to the University of Alabama, respectively, throughout this trial.</w:t>
      </w:r>
    </w:p>
    <w:p w14:paraId="73B35234" w14:textId="77777777" w:rsidR="004C3FC3" w:rsidRPr="004B4456" w:rsidRDefault="004C3FC3" w:rsidP="0041341C">
      <w:pPr>
        <w:spacing w:after="0"/>
        <w:jc w:val="both"/>
        <w:rPr>
          <w:rFonts w:ascii="Georgia" w:hAnsi="Georgia"/>
        </w:rPr>
      </w:pPr>
    </w:p>
    <w:p w14:paraId="416578C5" w14:textId="77777777" w:rsidR="004C3FC3" w:rsidRPr="004B4456" w:rsidRDefault="004C3FC3" w:rsidP="00237E74">
      <w:pPr>
        <w:numPr>
          <w:ilvl w:val="0"/>
          <w:numId w:val="4"/>
        </w:numPr>
        <w:spacing w:after="0"/>
        <w:contextualSpacing/>
        <w:jc w:val="both"/>
        <w:rPr>
          <w:rFonts w:ascii="Georgia" w:hAnsi="Georgia"/>
          <w:u w:val="single"/>
        </w:rPr>
      </w:pPr>
      <w:bookmarkStart w:id="37" w:name="OLE_LINK193"/>
      <w:bookmarkStart w:id="38" w:name="OLE_LINK194"/>
      <w:r w:rsidRPr="004B4456">
        <w:rPr>
          <w:rFonts w:ascii="Georgia" w:hAnsi="Georgia"/>
          <w:u w:val="single"/>
        </w:rPr>
        <w:t>Benefits</w:t>
      </w:r>
    </w:p>
    <w:bookmarkEnd w:id="37"/>
    <w:bookmarkEnd w:id="38"/>
    <w:p w14:paraId="6CD6FC59" w14:textId="77777777" w:rsidR="004C3FC3" w:rsidRPr="004B4456" w:rsidRDefault="004C3FC3" w:rsidP="0041341C">
      <w:pPr>
        <w:spacing w:after="0"/>
        <w:jc w:val="both"/>
        <w:rPr>
          <w:rFonts w:ascii="Georgia" w:hAnsi="Georgia"/>
        </w:rPr>
      </w:pPr>
    </w:p>
    <w:p w14:paraId="0E9BD9EC" w14:textId="77777777" w:rsidR="004C3FC3" w:rsidRPr="004B4456" w:rsidRDefault="004C3FC3" w:rsidP="004C3FC3">
      <w:pPr>
        <w:spacing w:after="0"/>
        <w:jc w:val="both"/>
        <w:rPr>
          <w:rFonts w:ascii="Georgia" w:hAnsi="Georgia"/>
        </w:rPr>
      </w:pPr>
      <w:r w:rsidRPr="004B4456">
        <w:rPr>
          <w:rFonts w:ascii="Georgia" w:hAnsi="Georgia"/>
        </w:rPr>
        <w:t xml:space="preserve">There is no direct benefit to the participants in this study. </w:t>
      </w:r>
    </w:p>
    <w:p w14:paraId="0C03E251" w14:textId="77777777" w:rsidR="004C3FC3" w:rsidRPr="004B4456" w:rsidRDefault="004C3FC3" w:rsidP="004C3FC3">
      <w:pPr>
        <w:spacing w:after="0"/>
        <w:jc w:val="both"/>
        <w:rPr>
          <w:rFonts w:ascii="Georgia" w:hAnsi="Georgia"/>
        </w:rPr>
      </w:pPr>
    </w:p>
    <w:p w14:paraId="0C0DFE04" w14:textId="1737952D" w:rsidR="004C3FC3" w:rsidRPr="004B4456" w:rsidRDefault="004C3FC3" w:rsidP="004C3FC3">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w:t>
      </w:r>
      <w:r w:rsidR="0041070C">
        <w:rPr>
          <w:rFonts w:ascii="Georgia" w:hAnsi="Georgia"/>
        </w:rPr>
        <w:t xml:space="preserve"> identifying chewing strength</w:t>
      </w:r>
      <w:r w:rsidRPr="004B4456">
        <w:rPr>
          <w:rFonts w:ascii="Georgia" w:hAnsi="Georgia"/>
        </w:rPr>
        <w:t xml:space="preserve">. Successful development of such system will help to </w:t>
      </w:r>
      <w:r w:rsidR="0041070C">
        <w:rPr>
          <w:rFonts w:ascii="Georgia" w:hAnsi="Georgia" w:cs="Arial"/>
        </w:rPr>
        <w:t>future research on mastication performance, human teeth treatment, and chewing pattern for different food identification.</w:t>
      </w:r>
    </w:p>
    <w:p w14:paraId="0FD6A8F6" w14:textId="77777777" w:rsidR="004C3FC3" w:rsidRPr="004B4456" w:rsidRDefault="004C3FC3" w:rsidP="004C3FC3">
      <w:pPr>
        <w:spacing w:after="0"/>
        <w:jc w:val="both"/>
        <w:rPr>
          <w:rFonts w:ascii="Georgia" w:hAnsi="Georgia"/>
        </w:rPr>
      </w:pPr>
    </w:p>
    <w:p w14:paraId="391CA01D" w14:textId="77777777" w:rsidR="004C3FC3" w:rsidRPr="004B4456" w:rsidRDefault="004C3FC3" w:rsidP="004C3FC3">
      <w:pPr>
        <w:spacing w:after="0"/>
        <w:jc w:val="both"/>
        <w:rPr>
          <w:rFonts w:ascii="Georgia" w:hAnsi="Georgia"/>
        </w:rPr>
      </w:pPr>
      <w:r w:rsidRPr="004B4456">
        <w:rPr>
          <w:rFonts w:ascii="Georgia" w:hAnsi="Georgia"/>
        </w:rPr>
        <w:t>Risk-benefit relation for this study is: Minimal risk, no direct benefit to participant.</w:t>
      </w:r>
    </w:p>
    <w:p w14:paraId="1A373B99" w14:textId="77777777" w:rsidR="004C3FC3" w:rsidRPr="004B4456" w:rsidRDefault="004C3FC3" w:rsidP="004C3FC3">
      <w:pPr>
        <w:spacing w:after="0"/>
        <w:jc w:val="both"/>
        <w:rPr>
          <w:rFonts w:ascii="Georgia" w:hAnsi="Georgia"/>
        </w:rPr>
      </w:pPr>
    </w:p>
    <w:p w14:paraId="53F625D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Privacy and Confidentiality</w:t>
      </w:r>
    </w:p>
    <w:p w14:paraId="25175B7D" w14:textId="7B1DEDA9" w:rsidR="004C3FC3" w:rsidRPr="004B4456" w:rsidRDefault="004C3FC3" w:rsidP="004C3FC3">
      <w:pPr>
        <w:spacing w:after="0"/>
        <w:contextualSpacing/>
        <w:jc w:val="both"/>
        <w:rPr>
          <w:rFonts w:ascii="Georgia" w:hAnsi="Georgia"/>
        </w:rPr>
      </w:pPr>
      <w:r w:rsidRPr="004B4456">
        <w:rPr>
          <w:rFonts w:ascii="Georgia" w:hAnsi="Georgia"/>
        </w:rPr>
        <w:t xml:space="preserve">Confidentiality of all records will be strictly maintained by established procedures. Volunteers will be identified in computer files only by a coded </w:t>
      </w:r>
      <w:r w:rsidR="00FC3249" w:rsidRPr="004B4456">
        <w:rPr>
          <w:rFonts w:ascii="Georgia" w:hAnsi="Georgia"/>
        </w:rPr>
        <w:t>participant</w:t>
      </w:r>
      <w:r w:rsidRPr="004B4456">
        <w:rPr>
          <w:rFonts w:ascii="Georgia" w:hAnsi="Georgia"/>
        </w:rPr>
        <w:t xml:space="preserve"> ID. Only the PI will have access to these codes. All hard copies of data related to this study will be stored in a file cabinet located in the PI’s office. The office is locked when the PI is not present.</w:t>
      </w:r>
    </w:p>
    <w:p w14:paraId="0C1D99D6" w14:textId="77777777" w:rsidR="004C3FC3" w:rsidRPr="004B4456" w:rsidRDefault="004C3FC3" w:rsidP="004C3FC3">
      <w:pPr>
        <w:spacing w:after="0"/>
        <w:jc w:val="both"/>
        <w:rPr>
          <w:rFonts w:ascii="Georgia" w:hAnsi="Georgia"/>
        </w:rPr>
      </w:pPr>
    </w:p>
    <w:p w14:paraId="66A36EE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Incentives and Compensation</w:t>
      </w:r>
    </w:p>
    <w:p w14:paraId="26E24453" w14:textId="19B26394" w:rsidR="004C3FC3" w:rsidRPr="004B4456" w:rsidRDefault="00FC3249" w:rsidP="004C3FC3">
      <w:pPr>
        <w:spacing w:after="0"/>
        <w:jc w:val="both"/>
        <w:rPr>
          <w:rFonts w:ascii="Georgia" w:hAnsi="Georgia"/>
        </w:rPr>
      </w:pPr>
      <w:r w:rsidRPr="004B4456">
        <w:rPr>
          <w:rFonts w:ascii="Georgia" w:hAnsi="Georgia"/>
        </w:rPr>
        <w:lastRenderedPageBreak/>
        <w:t>Participant</w:t>
      </w:r>
      <w:r w:rsidR="004C3FC3" w:rsidRPr="004B4456">
        <w:rPr>
          <w:rFonts w:ascii="Georgia" w:hAnsi="Georgia"/>
        </w:rPr>
        <w:t>s will receive</w:t>
      </w:r>
      <w:r w:rsidR="00CC6BC3" w:rsidRPr="004B4456">
        <w:rPr>
          <w:rFonts w:ascii="Georgia" w:hAnsi="Georgia"/>
        </w:rPr>
        <w:t xml:space="preserve"> </w:t>
      </w:r>
      <w:r w:rsidR="009C30B9" w:rsidRPr="004B4456">
        <w:rPr>
          <w:rFonts w:ascii="Georgia" w:hAnsi="Georgia"/>
        </w:rPr>
        <w:t>four</w:t>
      </w:r>
      <w:r w:rsidR="00CC6BC3" w:rsidRPr="004B4456">
        <w:rPr>
          <w:rFonts w:ascii="Georgia" w:hAnsi="Georgia"/>
        </w:rPr>
        <w:t xml:space="preserve"> free meals and</w:t>
      </w:r>
      <w:r w:rsidR="004C3FC3" w:rsidRPr="004B4456">
        <w:rPr>
          <w:rFonts w:ascii="Georgia" w:hAnsi="Georgia"/>
        </w:rPr>
        <w:t xml:space="preserve"> a </w:t>
      </w:r>
      <w:r w:rsidR="00A65EA5" w:rsidRPr="004B4456">
        <w:rPr>
          <w:rFonts w:ascii="Georgia" w:hAnsi="Georgia"/>
        </w:rPr>
        <w:t>remuneration</w:t>
      </w:r>
      <w:r w:rsidR="004C3FC3" w:rsidRPr="004B4456">
        <w:rPr>
          <w:rFonts w:ascii="Georgia" w:hAnsi="Georgia"/>
        </w:rPr>
        <w:t xml:space="preserve"> of $</w:t>
      </w:r>
      <w:r w:rsidR="0041070C">
        <w:rPr>
          <w:rFonts w:ascii="Georgia" w:hAnsi="Georgia"/>
        </w:rPr>
        <w:t>1</w:t>
      </w:r>
      <w:r w:rsidR="00DA3DDA" w:rsidRPr="004B4456">
        <w:rPr>
          <w:rFonts w:ascii="Georgia" w:hAnsi="Georgia"/>
        </w:rPr>
        <w:t>0</w:t>
      </w:r>
      <w:r w:rsidR="009C30B9" w:rsidRPr="004B4456">
        <w:rPr>
          <w:rFonts w:ascii="Georgia" w:hAnsi="Georgia"/>
        </w:rPr>
        <w:t xml:space="preserve"> </w:t>
      </w:r>
      <w:r w:rsidR="004C3FC3" w:rsidRPr="004B4456">
        <w:rPr>
          <w:rFonts w:ascii="Georgia" w:hAnsi="Georgia"/>
        </w:rPr>
        <w:t xml:space="preserve">at the end of </w:t>
      </w:r>
      <w:r w:rsidR="00A65EA5" w:rsidRPr="004B4456">
        <w:rPr>
          <w:rFonts w:ascii="Georgia" w:hAnsi="Georgia"/>
        </w:rPr>
        <w:t xml:space="preserve">the </w:t>
      </w:r>
      <w:r w:rsidR="004C3FC3" w:rsidRPr="004B4456">
        <w:rPr>
          <w:rFonts w:ascii="Georgia" w:hAnsi="Georgia"/>
        </w:rPr>
        <w:t xml:space="preserve">study. </w:t>
      </w:r>
      <w:proofErr w:type="gramStart"/>
      <w:r w:rsidRPr="004B4456">
        <w:rPr>
          <w:rFonts w:ascii="Georgia" w:hAnsi="Georgia"/>
        </w:rPr>
        <w:t>Participant</w:t>
      </w:r>
      <w:r w:rsidR="004C3FC3" w:rsidRPr="004B4456">
        <w:rPr>
          <w:rFonts w:ascii="Georgia" w:hAnsi="Georgia"/>
        </w:rPr>
        <w:t>s</w:t>
      </w:r>
      <w:proofErr w:type="gramEnd"/>
      <w:r w:rsidR="004C3FC3" w:rsidRPr="004B4456">
        <w:rPr>
          <w:rFonts w:ascii="Georgia" w:hAnsi="Georgia"/>
        </w:rPr>
        <w:t xml:space="preserve"> who do not complete the study</w:t>
      </w:r>
      <w:r w:rsidR="00A65EA5" w:rsidRPr="004B4456">
        <w:rPr>
          <w:rFonts w:ascii="Georgia" w:hAnsi="Georgia"/>
        </w:rPr>
        <w:t xml:space="preserve">, will </w:t>
      </w:r>
      <w:r w:rsidR="0041070C">
        <w:rPr>
          <w:rFonts w:ascii="Georgia" w:hAnsi="Georgia"/>
        </w:rPr>
        <w:t xml:space="preserve">not </w:t>
      </w:r>
      <w:r w:rsidR="00A65EA5" w:rsidRPr="004B4456">
        <w:rPr>
          <w:rFonts w:ascii="Georgia" w:hAnsi="Georgia"/>
        </w:rPr>
        <w:t xml:space="preserve">receive </w:t>
      </w:r>
      <w:r w:rsidR="0041070C">
        <w:rPr>
          <w:rFonts w:ascii="Georgia" w:hAnsi="Georgia"/>
        </w:rPr>
        <w:t xml:space="preserve">any </w:t>
      </w:r>
      <w:r w:rsidR="00A65EA5" w:rsidRPr="004B4456">
        <w:rPr>
          <w:rFonts w:ascii="Georgia" w:hAnsi="Georgia"/>
        </w:rPr>
        <w:t>remuneration for their time</w:t>
      </w:r>
      <w:r w:rsidR="004C3FC3" w:rsidRPr="004B4456">
        <w:rPr>
          <w:rFonts w:ascii="Georgia" w:hAnsi="Georgia"/>
        </w:rPr>
        <w:t>.</w:t>
      </w:r>
    </w:p>
    <w:p w14:paraId="5163E4AA" w14:textId="77777777" w:rsidR="004C3FC3" w:rsidRPr="004B4456" w:rsidRDefault="004C3FC3" w:rsidP="004C3FC3">
      <w:pPr>
        <w:spacing w:after="0"/>
        <w:jc w:val="both"/>
        <w:rPr>
          <w:rFonts w:ascii="Georgia" w:hAnsi="Georgia"/>
        </w:rPr>
      </w:pPr>
    </w:p>
    <w:p w14:paraId="004836A9" w14:textId="1675329B" w:rsidR="004C3FC3" w:rsidRPr="004B4456" w:rsidRDefault="004C3FC3" w:rsidP="00237E74">
      <w:pPr>
        <w:numPr>
          <w:ilvl w:val="0"/>
          <w:numId w:val="4"/>
        </w:numPr>
        <w:rPr>
          <w:rFonts w:ascii="Georgia" w:hAnsi="Georgia"/>
          <w:u w:val="single"/>
        </w:rPr>
      </w:pPr>
      <w:r w:rsidRPr="004B4456">
        <w:rPr>
          <w:rFonts w:ascii="Georgia" w:hAnsi="Georgia"/>
          <w:u w:val="single"/>
        </w:rPr>
        <w:t xml:space="preserve">Costs to </w:t>
      </w:r>
      <w:r w:rsidR="00FC3249" w:rsidRPr="004B4456">
        <w:rPr>
          <w:rFonts w:ascii="Georgia" w:hAnsi="Georgia"/>
          <w:u w:val="single"/>
        </w:rPr>
        <w:t>Participant</w:t>
      </w:r>
      <w:r w:rsidRPr="004B4456">
        <w:rPr>
          <w:rFonts w:ascii="Georgia" w:hAnsi="Georgia"/>
          <w:u w:val="single"/>
        </w:rPr>
        <w:t>s</w:t>
      </w:r>
    </w:p>
    <w:p w14:paraId="6D65B042" w14:textId="41C77207" w:rsidR="004C3FC3" w:rsidRDefault="004C3FC3" w:rsidP="004C3FC3">
      <w:pPr>
        <w:spacing w:after="0"/>
        <w:jc w:val="both"/>
        <w:rPr>
          <w:rFonts w:ascii="Georgia" w:hAnsi="Georgia"/>
        </w:rPr>
      </w:pPr>
      <w:r w:rsidRPr="004B4456">
        <w:rPr>
          <w:rFonts w:ascii="Georgia" w:hAnsi="Georgia"/>
        </w:rPr>
        <w:t xml:space="preserve">No cost to </w:t>
      </w:r>
      <w:r w:rsidR="00FC3249" w:rsidRPr="004B4456">
        <w:rPr>
          <w:rFonts w:ascii="Georgia" w:hAnsi="Georgia"/>
        </w:rPr>
        <w:t>participant</w:t>
      </w:r>
      <w:r w:rsidRPr="004B4456">
        <w:rPr>
          <w:rFonts w:ascii="Georgia" w:hAnsi="Georgia"/>
        </w:rPr>
        <w:t>s is anticipated</w:t>
      </w:r>
      <w:r w:rsidR="009C0505" w:rsidRPr="004B4456">
        <w:rPr>
          <w:rFonts w:ascii="Georgia" w:hAnsi="Georgia"/>
        </w:rPr>
        <w:t>.</w:t>
      </w:r>
    </w:p>
    <w:p w14:paraId="7127BD06" w14:textId="77777777" w:rsidR="004C3FC3" w:rsidRDefault="004C3FC3" w:rsidP="004C3FC3">
      <w:pPr>
        <w:spacing w:after="0"/>
        <w:jc w:val="both"/>
        <w:rPr>
          <w:rFonts w:ascii="Georgia" w:hAnsi="Georgia"/>
        </w:rPr>
      </w:pPr>
    </w:p>
    <w:p w14:paraId="691D1775" w14:textId="77777777" w:rsidR="008063DB" w:rsidRPr="004B4456" w:rsidRDefault="008063DB" w:rsidP="004C3FC3">
      <w:pPr>
        <w:spacing w:after="0"/>
        <w:jc w:val="both"/>
        <w:rPr>
          <w:rFonts w:ascii="Georgia" w:hAnsi="Georgia"/>
        </w:rPr>
      </w:pPr>
    </w:p>
    <w:p w14:paraId="1C8B90B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Care for Research-Related Injury</w:t>
      </w:r>
    </w:p>
    <w:p w14:paraId="313C3206" w14:textId="77777777" w:rsidR="004C3FC3" w:rsidRPr="004B4456" w:rsidRDefault="004C3FC3" w:rsidP="004C3FC3">
      <w:pPr>
        <w:spacing w:after="0"/>
        <w:jc w:val="both"/>
        <w:rPr>
          <w:rFonts w:ascii="Georgia" w:hAnsi="Georgia"/>
        </w:rPr>
      </w:pPr>
    </w:p>
    <w:p w14:paraId="6D57CCB8" w14:textId="77777777" w:rsidR="004C3FC3" w:rsidRPr="004B4456" w:rsidRDefault="004C3FC3" w:rsidP="004C3FC3">
      <w:pPr>
        <w:spacing w:after="0"/>
        <w:jc w:val="both"/>
        <w:rPr>
          <w:rFonts w:ascii="Georgia" w:hAnsi="Georgia"/>
        </w:rPr>
      </w:pPr>
      <w:r w:rsidRPr="004B4456">
        <w:rPr>
          <w:rFonts w:ascii="Georgia" w:hAnsi="Georgia"/>
        </w:rPr>
        <w:t>The research is minimal risk and no research-related injuries are anticipated</w:t>
      </w:r>
    </w:p>
    <w:p w14:paraId="5C55A60E" w14:textId="77777777" w:rsidR="004C3FC3" w:rsidRPr="004B4456" w:rsidRDefault="004C3FC3" w:rsidP="004C3FC3">
      <w:pPr>
        <w:spacing w:after="0"/>
        <w:jc w:val="both"/>
        <w:rPr>
          <w:rFonts w:ascii="Georgia" w:hAnsi="Georgia"/>
        </w:rPr>
      </w:pPr>
    </w:p>
    <w:p w14:paraId="5CD040A0" w14:textId="77777777" w:rsidR="004C3FC3" w:rsidRPr="004B4456" w:rsidRDefault="004C3FC3" w:rsidP="00237E74">
      <w:pPr>
        <w:numPr>
          <w:ilvl w:val="0"/>
          <w:numId w:val="4"/>
        </w:numPr>
        <w:rPr>
          <w:rFonts w:ascii="Georgia" w:hAnsi="Georgia"/>
          <w:u w:val="single"/>
        </w:rPr>
      </w:pPr>
      <w:r w:rsidRPr="004B4456">
        <w:rPr>
          <w:rFonts w:ascii="Georgia" w:hAnsi="Georgia"/>
          <w:u w:val="single"/>
        </w:rPr>
        <w:t xml:space="preserve">Informed Consent Process  </w:t>
      </w:r>
    </w:p>
    <w:p w14:paraId="3C4C164A" w14:textId="77777777" w:rsidR="004C3FC3" w:rsidRPr="004B4456" w:rsidRDefault="004C3FC3" w:rsidP="004C3FC3">
      <w:pPr>
        <w:spacing w:after="0"/>
        <w:jc w:val="both"/>
        <w:rPr>
          <w:rFonts w:ascii="Georgia" w:hAnsi="Georgia"/>
        </w:rPr>
      </w:pPr>
    </w:p>
    <w:p w14:paraId="4DFFD865" w14:textId="67F2D543" w:rsidR="004C3FC3" w:rsidRPr="004B4456" w:rsidRDefault="004C3FC3" w:rsidP="004C3FC3">
      <w:pPr>
        <w:spacing w:after="0"/>
        <w:jc w:val="both"/>
        <w:rPr>
          <w:rFonts w:ascii="Georgia" w:hAnsi="Georgia"/>
        </w:rPr>
      </w:pPr>
      <w:r w:rsidRPr="004B4456">
        <w:rPr>
          <w:rFonts w:ascii="Georgia" w:hAnsi="Georgia"/>
        </w:rPr>
        <w:t xml:space="preserve">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w:t>
      </w:r>
      <w:r w:rsidR="00FC3249" w:rsidRPr="004B4456">
        <w:rPr>
          <w:rFonts w:ascii="Georgia" w:hAnsi="Georgia"/>
        </w:rPr>
        <w:t>participant</w:t>
      </w:r>
      <w:r w:rsidRPr="004B4456">
        <w:rPr>
          <w:rFonts w:ascii="Georgia" w:hAnsi="Georgia"/>
        </w:rPr>
        <w:t xml:space="preserve"> to be sure that the procedures and time commitments are understood. The volunteer’s comprehension and autonomy will be assessed by asking </w:t>
      </w:r>
      <w:r w:rsidR="00FC3249" w:rsidRPr="004B4456">
        <w:rPr>
          <w:rFonts w:ascii="Georgia" w:hAnsi="Georgia"/>
        </w:rPr>
        <w:t>participant</w:t>
      </w:r>
      <w:r w:rsidRPr="004B4456">
        <w:rPr>
          <w:rFonts w:ascii="Georgia" w:hAnsi="Georgia"/>
        </w:rPr>
        <w:t xml:space="preserve">s to explain the purpose of the study in their own words. The </w:t>
      </w:r>
      <w:r w:rsidR="00FC3249" w:rsidRPr="004B4456">
        <w:rPr>
          <w:rFonts w:ascii="Georgia" w:hAnsi="Georgia"/>
        </w:rPr>
        <w:t>participant</w:t>
      </w:r>
      <w:r w:rsidRPr="004B4456">
        <w:rPr>
          <w:rFonts w:ascii="Georgia" w:hAnsi="Georgia"/>
        </w:rPr>
        <w:t xml:space="preserve"> will initial the bottom of each page once this has been done and sign the form. The </w:t>
      </w:r>
      <w:r w:rsidR="00FC3249" w:rsidRPr="004B4456">
        <w:rPr>
          <w:rFonts w:ascii="Georgia" w:hAnsi="Georgia"/>
        </w:rPr>
        <w:t>participant</w:t>
      </w:r>
      <w:r w:rsidRPr="004B4456">
        <w:rPr>
          <w:rFonts w:ascii="Georgia" w:hAnsi="Georgia"/>
        </w:rPr>
        <w:t xml:space="preserve"> will receive a copy of the signed and dated consent document.</w:t>
      </w:r>
    </w:p>
    <w:p w14:paraId="6B1D676A" w14:textId="77777777" w:rsidR="004C3FC3" w:rsidRPr="004B4456" w:rsidRDefault="004C3FC3" w:rsidP="004C3FC3">
      <w:pPr>
        <w:spacing w:after="0"/>
        <w:jc w:val="both"/>
        <w:rPr>
          <w:rFonts w:ascii="Georgia" w:hAnsi="Georgia"/>
        </w:rPr>
      </w:pPr>
    </w:p>
    <w:p w14:paraId="62154DB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Informed Consent Documentation</w:t>
      </w:r>
    </w:p>
    <w:p w14:paraId="665310DD" w14:textId="77777777" w:rsidR="004C3FC3" w:rsidRPr="004B4456" w:rsidRDefault="004C3FC3" w:rsidP="004C3FC3">
      <w:pPr>
        <w:spacing w:after="0"/>
        <w:jc w:val="both"/>
        <w:rPr>
          <w:rFonts w:ascii="Georgia" w:hAnsi="Georgia"/>
        </w:rPr>
      </w:pPr>
    </w:p>
    <w:p w14:paraId="68965A0B" w14:textId="62398A52" w:rsidR="004C3FC3" w:rsidRDefault="004C3FC3" w:rsidP="004C3FC3">
      <w:pPr>
        <w:spacing w:after="0"/>
        <w:jc w:val="both"/>
        <w:rPr>
          <w:ins w:id="39" w:author="esazonov" w:date="2018-02-27T10:15:00Z"/>
          <w:rFonts w:ascii="Georgia" w:hAnsi="Georgia"/>
        </w:rPr>
      </w:pPr>
      <w:r w:rsidRPr="004B4456">
        <w:rPr>
          <w:rFonts w:ascii="Georgia" w:hAnsi="Georgia"/>
        </w:rPr>
        <w:t xml:space="preserve">The informed consent form is provided in Appendix I. The </w:t>
      </w:r>
      <w:r w:rsidR="00FC3249" w:rsidRPr="004B4456">
        <w:rPr>
          <w:rFonts w:ascii="Georgia" w:hAnsi="Georgia"/>
        </w:rPr>
        <w:t>participant</w:t>
      </w:r>
      <w:r w:rsidRPr="004B4456">
        <w:rPr>
          <w:rFonts w:ascii="Georgia" w:hAnsi="Georgia"/>
        </w:rPr>
        <w:t xml:space="preserve"> will sign the form indicating his/her agreement to participate in research. Along with the informed consent, the </w:t>
      </w:r>
      <w:r w:rsidR="00FC3249" w:rsidRPr="004B4456">
        <w:rPr>
          <w:rFonts w:ascii="Georgia" w:hAnsi="Georgia"/>
        </w:rPr>
        <w:t>participant</w:t>
      </w:r>
      <w:r w:rsidRPr="004B4456">
        <w:rPr>
          <w:rFonts w:ascii="Georgia" w:hAnsi="Georgia"/>
        </w:rPr>
        <w:t xml:space="preserve"> will also sign the photo release form as </w:t>
      </w:r>
      <w:r w:rsidR="00370AD7" w:rsidRPr="00370AD7">
        <w:rPr>
          <w:rFonts w:ascii="Georgia" w:hAnsi="Georgia"/>
        </w:rPr>
        <w:t>in Appendix – IV</w:t>
      </w:r>
      <w:r w:rsidRPr="00370AD7">
        <w:rPr>
          <w:rFonts w:ascii="Georgia" w:hAnsi="Georgia"/>
        </w:rPr>
        <w:t>.</w:t>
      </w:r>
      <w:r w:rsidRPr="004B4456">
        <w:rPr>
          <w:rFonts w:ascii="Georgia" w:hAnsi="Georgia"/>
        </w:rPr>
        <w:t xml:space="preserve"> </w:t>
      </w:r>
      <w:bookmarkStart w:id="40" w:name="OLE_LINK21"/>
      <w:r w:rsidRPr="004B4456">
        <w:rPr>
          <w:rFonts w:ascii="Georgia" w:hAnsi="Georgia"/>
        </w:rPr>
        <w:t xml:space="preserve">No </w:t>
      </w:r>
      <w:r w:rsidR="0049168B" w:rsidRPr="004B4456">
        <w:rPr>
          <w:rFonts w:ascii="Georgia" w:hAnsi="Georgia"/>
        </w:rPr>
        <w:t xml:space="preserve">direct </w:t>
      </w:r>
      <w:r w:rsidRPr="004B4456">
        <w:rPr>
          <w:rFonts w:ascii="Georgia" w:hAnsi="Georgia"/>
        </w:rPr>
        <w:t xml:space="preserve">deception </w:t>
      </w:r>
      <w:bookmarkEnd w:id="40"/>
      <w:r w:rsidR="00604845" w:rsidRPr="004B4456">
        <w:rPr>
          <w:rFonts w:ascii="Georgia" w:hAnsi="Georgia"/>
        </w:rPr>
        <w:t xml:space="preserve">that would affect </w:t>
      </w:r>
      <w:r w:rsidR="00FC3249" w:rsidRPr="004B4456">
        <w:rPr>
          <w:rFonts w:ascii="Georgia" w:hAnsi="Georgia"/>
        </w:rPr>
        <w:t>participant</w:t>
      </w:r>
      <w:r w:rsidR="00604845" w:rsidRPr="004B4456">
        <w:rPr>
          <w:rFonts w:ascii="Georgia" w:hAnsi="Georgia"/>
        </w:rPr>
        <w:t xml:space="preserve"> </w:t>
      </w:r>
      <w:r w:rsidRPr="004B4456">
        <w:rPr>
          <w:rFonts w:ascii="Georgia" w:hAnsi="Georgia"/>
        </w:rPr>
        <w:t>is required in this study</w:t>
      </w:r>
      <w:r w:rsidR="0049168B" w:rsidRPr="004B4456">
        <w:rPr>
          <w:rFonts w:ascii="Georgia" w:hAnsi="Georgia"/>
        </w:rPr>
        <w:t>.</w:t>
      </w:r>
    </w:p>
    <w:p w14:paraId="547C5AFB" w14:textId="03E6ECFF" w:rsidR="00F87798" w:rsidRDefault="00F87798" w:rsidP="004C3FC3">
      <w:pPr>
        <w:spacing w:after="0"/>
        <w:jc w:val="both"/>
        <w:rPr>
          <w:ins w:id="41" w:author="esazonov" w:date="2018-02-27T10:15:00Z"/>
          <w:rFonts w:ascii="Georgia" w:hAnsi="Georgia"/>
        </w:rPr>
      </w:pPr>
    </w:p>
    <w:p w14:paraId="4D1E9D7F" w14:textId="4F389033" w:rsidR="00F87798" w:rsidRDefault="00F87798" w:rsidP="004C3FC3">
      <w:pPr>
        <w:spacing w:after="0"/>
        <w:jc w:val="both"/>
        <w:rPr>
          <w:ins w:id="42" w:author="esazonov" w:date="2018-02-27T10:15:00Z"/>
          <w:rFonts w:ascii="Georgia" w:hAnsi="Georgia"/>
        </w:rPr>
      </w:pPr>
      <w:ins w:id="43" w:author="esazonov" w:date="2018-02-27T10:15:00Z">
        <w:r>
          <w:rPr>
            <w:rFonts w:ascii="Georgia" w:hAnsi="Georgia"/>
          </w:rPr>
          <w:t xml:space="preserve">Consent for use </w:t>
        </w:r>
      </w:ins>
      <w:ins w:id="44" w:author="esazonov" w:date="2018-02-27T10:16:00Z">
        <w:r>
          <w:rPr>
            <w:rFonts w:ascii="Georgia" w:hAnsi="Georgia"/>
          </w:rPr>
          <w:t xml:space="preserve">of </w:t>
        </w:r>
      </w:ins>
      <w:ins w:id="45" w:author="esazonov" w:date="2018-02-27T10:17:00Z">
        <w:r>
          <w:rPr>
            <w:rFonts w:ascii="Georgia" w:hAnsi="Georgia"/>
          </w:rPr>
          <w:t xml:space="preserve">photos of participants during the experimental data collection </w:t>
        </w:r>
      </w:ins>
      <w:ins w:id="46" w:author="esazonov" w:date="2018-02-27T10:16:00Z">
        <w:r>
          <w:rPr>
            <w:rFonts w:ascii="Georgia" w:hAnsi="Georgia"/>
          </w:rPr>
          <w:t>will be acquired from some participants</w:t>
        </w:r>
      </w:ins>
      <w:ins w:id="47" w:author="esazonov" w:date="2018-02-27T10:17:00Z">
        <w:r>
          <w:rPr>
            <w:rFonts w:ascii="Georgia" w:hAnsi="Georgia"/>
          </w:rPr>
          <w:t xml:space="preserve"> for use of </w:t>
        </w:r>
      </w:ins>
      <w:ins w:id="48" w:author="esazonov" w:date="2018-02-27T10:18:00Z">
        <w:r>
          <w:rPr>
            <w:rFonts w:ascii="Georgia" w:hAnsi="Georgia"/>
          </w:rPr>
          <w:t xml:space="preserve">such </w:t>
        </w:r>
      </w:ins>
      <w:ins w:id="49" w:author="esazonov" w:date="2018-02-27T10:17:00Z">
        <w:r>
          <w:rPr>
            <w:rFonts w:ascii="Georgia" w:hAnsi="Georgia"/>
          </w:rPr>
          <w:t>imagery in research publications</w:t>
        </w:r>
      </w:ins>
      <w:ins w:id="50" w:author="esazonov" w:date="2018-02-27T10:16:00Z">
        <w:r>
          <w:rPr>
            <w:rFonts w:ascii="Georgia" w:hAnsi="Georgia"/>
          </w:rPr>
          <w:t>.</w:t>
        </w:r>
      </w:ins>
    </w:p>
    <w:p w14:paraId="20FC0953" w14:textId="77777777" w:rsidR="00F87798" w:rsidRPr="004B4456" w:rsidRDefault="00F87798" w:rsidP="004C3FC3">
      <w:pPr>
        <w:spacing w:after="0"/>
        <w:jc w:val="both"/>
        <w:rPr>
          <w:rFonts w:ascii="Georgia" w:hAnsi="Georgia"/>
        </w:rPr>
      </w:pPr>
    </w:p>
    <w:p w14:paraId="6B094A7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Assent</w:t>
      </w:r>
    </w:p>
    <w:p w14:paraId="3EFFC200" w14:textId="32EFF892" w:rsidR="004C3FC3" w:rsidRPr="004B4456" w:rsidRDefault="004C3FC3" w:rsidP="004C3FC3">
      <w:pPr>
        <w:spacing w:after="0"/>
        <w:jc w:val="both"/>
        <w:rPr>
          <w:rFonts w:ascii="Georgia" w:hAnsi="Georgia"/>
        </w:rPr>
      </w:pPr>
      <w:r w:rsidRPr="004B4456">
        <w:rPr>
          <w:rFonts w:ascii="Georgia" w:hAnsi="Georgia"/>
        </w:rPr>
        <w:t>This study will not include participants requiring assent</w:t>
      </w:r>
      <w:r w:rsidR="009C0505" w:rsidRPr="004B4456">
        <w:rPr>
          <w:rFonts w:ascii="Georgia" w:hAnsi="Georgia"/>
        </w:rPr>
        <w:t>.</w:t>
      </w:r>
    </w:p>
    <w:p w14:paraId="74C2575C" w14:textId="77777777" w:rsidR="004C3FC3" w:rsidRPr="004B4456" w:rsidRDefault="004C3FC3" w:rsidP="004C3FC3">
      <w:pPr>
        <w:spacing w:after="0"/>
        <w:jc w:val="both"/>
        <w:rPr>
          <w:rFonts w:ascii="Georgia" w:hAnsi="Georgia"/>
        </w:rPr>
      </w:pPr>
    </w:p>
    <w:p w14:paraId="5E9E4AB3"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Consent/Assent Forms</w:t>
      </w:r>
    </w:p>
    <w:p w14:paraId="38B37033" w14:textId="214613F9" w:rsidR="004C3FC3" w:rsidRPr="004B4456" w:rsidRDefault="004C3FC3" w:rsidP="004C3FC3">
      <w:pPr>
        <w:spacing w:after="0"/>
        <w:jc w:val="both"/>
        <w:rPr>
          <w:rFonts w:ascii="Georgia" w:hAnsi="Georgia"/>
        </w:rPr>
      </w:pPr>
      <w:r w:rsidRPr="004B4456">
        <w:rPr>
          <w:rFonts w:ascii="Georgia" w:hAnsi="Georgia"/>
        </w:rPr>
        <w:t>The informed consent form is provided in the Appendix</w:t>
      </w:r>
      <w:r w:rsidR="009C0505" w:rsidRPr="004B4456">
        <w:rPr>
          <w:rFonts w:ascii="Georgia" w:hAnsi="Georgia"/>
        </w:rPr>
        <w:t>.</w:t>
      </w:r>
    </w:p>
    <w:p w14:paraId="56E43675" w14:textId="32E9FA07" w:rsidR="004C3FC3" w:rsidRPr="004B4456" w:rsidRDefault="003D2940" w:rsidP="003D2940">
      <w:pPr>
        <w:tabs>
          <w:tab w:val="left" w:pos="5696"/>
        </w:tabs>
        <w:spacing w:after="0"/>
        <w:jc w:val="both"/>
        <w:rPr>
          <w:rFonts w:ascii="Georgia" w:hAnsi="Georgia"/>
        </w:rPr>
      </w:pPr>
      <w:r>
        <w:rPr>
          <w:rFonts w:ascii="Georgia" w:hAnsi="Georgia"/>
        </w:rPr>
        <w:lastRenderedPageBreak/>
        <w:tab/>
      </w:r>
    </w:p>
    <w:p w14:paraId="0C0A0FDB"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Appendixes/Attachments</w:t>
      </w:r>
    </w:p>
    <w:p w14:paraId="790F06DE" w14:textId="77777777" w:rsidR="004C3FC3" w:rsidRPr="004B4456" w:rsidRDefault="004C3FC3" w:rsidP="004C3FC3">
      <w:pPr>
        <w:spacing w:after="0"/>
        <w:jc w:val="both"/>
        <w:rPr>
          <w:rFonts w:ascii="Georgia" w:hAnsi="Georgia"/>
        </w:rPr>
      </w:pPr>
    </w:p>
    <w:p w14:paraId="65FECCCA" w14:textId="38252D9A" w:rsidR="006B22E9" w:rsidRPr="004B4456" w:rsidRDefault="006B22E9" w:rsidP="006B22E9">
      <w:pPr>
        <w:spacing w:after="0"/>
        <w:jc w:val="both"/>
        <w:rPr>
          <w:rFonts w:ascii="Georgia" w:hAnsi="Georgia"/>
        </w:rPr>
      </w:pPr>
      <w:bookmarkStart w:id="51" w:name="OLE_LINK203"/>
      <w:bookmarkStart w:id="52" w:name="OLE_LINK204"/>
      <w:r w:rsidRPr="004B4456">
        <w:rPr>
          <w:rFonts w:ascii="Georgia" w:hAnsi="Georgia"/>
        </w:rPr>
        <w:t>I.</w:t>
      </w:r>
      <w:r w:rsidRPr="004B4456">
        <w:rPr>
          <w:rFonts w:ascii="Georgia" w:hAnsi="Georgia"/>
        </w:rPr>
        <w:tab/>
        <w:t>Consent from</w:t>
      </w:r>
    </w:p>
    <w:p w14:paraId="4FA6EB45" w14:textId="7CC9A326" w:rsidR="006B22E9" w:rsidRPr="004B4456" w:rsidRDefault="0041070C" w:rsidP="006B22E9">
      <w:pPr>
        <w:spacing w:after="0"/>
        <w:jc w:val="both"/>
        <w:rPr>
          <w:rFonts w:ascii="Georgia" w:hAnsi="Georgia"/>
        </w:rPr>
      </w:pPr>
      <w:r>
        <w:rPr>
          <w:rFonts w:ascii="Georgia" w:hAnsi="Georgia"/>
        </w:rPr>
        <w:t>II</w:t>
      </w:r>
      <w:r w:rsidR="006B22E9" w:rsidRPr="004B4456">
        <w:rPr>
          <w:rFonts w:ascii="Georgia" w:hAnsi="Georgia"/>
        </w:rPr>
        <w:t>.</w:t>
      </w:r>
      <w:r w:rsidR="006B22E9" w:rsidRPr="004B4456">
        <w:rPr>
          <w:rFonts w:ascii="Georgia" w:hAnsi="Georgia"/>
        </w:rPr>
        <w:tab/>
        <w:t>Advertisement</w:t>
      </w:r>
    </w:p>
    <w:p w14:paraId="519CA123" w14:textId="69175B8F" w:rsidR="006B22E9" w:rsidRPr="004B4456" w:rsidRDefault="0041070C" w:rsidP="006B22E9">
      <w:pPr>
        <w:spacing w:after="0"/>
        <w:jc w:val="both"/>
        <w:rPr>
          <w:rFonts w:ascii="Georgia" w:hAnsi="Georgia"/>
        </w:rPr>
      </w:pPr>
      <w:r>
        <w:rPr>
          <w:rFonts w:ascii="Georgia" w:hAnsi="Georgia"/>
        </w:rPr>
        <w:t>III</w:t>
      </w:r>
      <w:r w:rsidR="006B22E9" w:rsidRPr="004B4456">
        <w:rPr>
          <w:rFonts w:ascii="Georgia" w:hAnsi="Georgia"/>
        </w:rPr>
        <w:t>.</w:t>
      </w:r>
      <w:r w:rsidR="006B22E9" w:rsidRPr="004B4456">
        <w:rPr>
          <w:rFonts w:ascii="Georgia" w:hAnsi="Georgia"/>
        </w:rPr>
        <w:tab/>
        <w:t>Screening email</w:t>
      </w:r>
    </w:p>
    <w:p w14:paraId="00DEAB36" w14:textId="4F99BCF9" w:rsidR="006B22E9" w:rsidRPr="004B4456" w:rsidRDefault="0041070C" w:rsidP="006B22E9">
      <w:pPr>
        <w:spacing w:after="0"/>
        <w:jc w:val="both"/>
        <w:rPr>
          <w:rFonts w:ascii="Georgia" w:hAnsi="Georgia"/>
        </w:rPr>
      </w:pPr>
      <w:r>
        <w:rPr>
          <w:rFonts w:ascii="Georgia" w:hAnsi="Georgia"/>
        </w:rPr>
        <w:t>IV</w:t>
      </w:r>
      <w:r w:rsidR="006B22E9" w:rsidRPr="004B4456">
        <w:rPr>
          <w:rFonts w:ascii="Georgia" w:hAnsi="Georgia"/>
        </w:rPr>
        <w:t>.</w:t>
      </w:r>
      <w:r w:rsidR="006B22E9" w:rsidRPr="004B4456">
        <w:rPr>
          <w:rFonts w:ascii="Georgia" w:hAnsi="Georgia"/>
        </w:rPr>
        <w:tab/>
        <w:t>Photo release form</w:t>
      </w:r>
    </w:p>
    <w:p w14:paraId="317159C5" w14:textId="2AE84ACD" w:rsidR="006B22E9" w:rsidRDefault="0041070C" w:rsidP="006B22E9">
      <w:pPr>
        <w:spacing w:after="0"/>
        <w:jc w:val="both"/>
        <w:rPr>
          <w:rFonts w:ascii="Georgia" w:hAnsi="Georgia"/>
        </w:rPr>
      </w:pPr>
      <w:r>
        <w:rPr>
          <w:rFonts w:ascii="Georgia" w:hAnsi="Georgia"/>
        </w:rPr>
        <w:t>V</w:t>
      </w:r>
      <w:r w:rsidR="006B22E9" w:rsidRPr="004B4456">
        <w:rPr>
          <w:rFonts w:ascii="Georgia" w:hAnsi="Georgia"/>
        </w:rPr>
        <w:t>.</w:t>
      </w:r>
      <w:r w:rsidR="006B22E9" w:rsidRPr="004B4456">
        <w:rPr>
          <w:rFonts w:ascii="Georgia" w:hAnsi="Georgia"/>
        </w:rPr>
        <w:tab/>
        <w:t>Documentation of investigator staff training</w:t>
      </w:r>
    </w:p>
    <w:p w14:paraId="2C8A68ED" w14:textId="77777777" w:rsidR="009C3EDC" w:rsidRPr="004B4456" w:rsidRDefault="009C3EDC" w:rsidP="006B22E9">
      <w:pPr>
        <w:spacing w:after="0"/>
        <w:jc w:val="both"/>
        <w:rPr>
          <w:rFonts w:ascii="Georgia" w:hAnsi="Georgia"/>
        </w:rPr>
      </w:pPr>
    </w:p>
    <w:bookmarkEnd w:id="51"/>
    <w:bookmarkEnd w:id="52"/>
    <w:p w14:paraId="2378DF85" w14:textId="77777777" w:rsidR="008063DB" w:rsidRPr="004B4456" w:rsidRDefault="008063DB" w:rsidP="004C3FC3">
      <w:pPr>
        <w:spacing w:after="0"/>
        <w:jc w:val="both"/>
        <w:rPr>
          <w:rFonts w:ascii="Georgia" w:hAnsi="Georgia"/>
        </w:rPr>
      </w:pPr>
    </w:p>
    <w:p w14:paraId="093F7FAD"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Citations</w:t>
      </w:r>
    </w:p>
    <w:p w14:paraId="6411CBDD" w14:textId="77777777" w:rsidR="004C3FC3" w:rsidRPr="004B4456" w:rsidRDefault="004C3FC3" w:rsidP="004C3FC3">
      <w:pPr>
        <w:spacing w:after="0"/>
        <w:jc w:val="both"/>
        <w:rPr>
          <w:rFonts w:ascii="Georgia" w:hAnsi="Georgia"/>
        </w:rPr>
      </w:pPr>
    </w:p>
    <w:p w14:paraId="19C6CA15" w14:textId="68DFC78A" w:rsidR="004C3FC3" w:rsidRPr="004B4456" w:rsidRDefault="004C3FC3" w:rsidP="00C603F9">
      <w:pPr>
        <w:spacing w:after="0"/>
        <w:ind w:left="360" w:hanging="360"/>
        <w:jc w:val="both"/>
        <w:rPr>
          <w:rFonts w:ascii="Georgia" w:hAnsi="Georgia"/>
        </w:rPr>
      </w:pPr>
      <w:r w:rsidRPr="004B4456">
        <w:rPr>
          <w:rFonts w:ascii="Georgia" w:hAnsi="Georgia"/>
        </w:rPr>
        <w:t>[1]</w:t>
      </w:r>
      <w:r w:rsidRPr="004B4456">
        <w:rPr>
          <w:rFonts w:ascii="Georgia" w:hAnsi="Georgia"/>
        </w:rPr>
        <w:tab/>
      </w:r>
      <w:r w:rsidR="00C603F9">
        <w:rPr>
          <w:rFonts w:ascii="Georgia" w:hAnsi="Georgia"/>
        </w:rPr>
        <w:t xml:space="preserve">BOURNE, M.C 2004. </w:t>
      </w:r>
      <w:proofErr w:type="gramStart"/>
      <w:r w:rsidR="00C603F9">
        <w:rPr>
          <w:rFonts w:ascii="Georgia" w:hAnsi="Georgia"/>
        </w:rPr>
        <w:t xml:space="preserve">Relation between </w:t>
      </w:r>
      <w:proofErr w:type="spellStart"/>
      <w:r w:rsidR="00C603F9">
        <w:rPr>
          <w:rFonts w:ascii="Georgia" w:hAnsi="Georgia"/>
        </w:rPr>
        <w:t>testure</w:t>
      </w:r>
      <w:proofErr w:type="spellEnd"/>
      <w:r w:rsidR="00C603F9">
        <w:rPr>
          <w:rFonts w:ascii="Georgia" w:hAnsi="Georgia"/>
        </w:rPr>
        <w:t xml:space="preserve"> and mastication.</w:t>
      </w:r>
      <w:proofErr w:type="gramEnd"/>
      <w:r w:rsidR="00C603F9">
        <w:rPr>
          <w:rFonts w:ascii="Georgia" w:hAnsi="Georgia"/>
        </w:rPr>
        <w:t xml:space="preserve"> J. Texture Studies, 125-143</w:t>
      </w:r>
    </w:p>
    <w:p w14:paraId="7A435793" w14:textId="7C6FD232" w:rsidR="004C3FC3" w:rsidRPr="004B4456" w:rsidRDefault="004C3FC3" w:rsidP="00C603F9">
      <w:pPr>
        <w:spacing w:after="0"/>
        <w:ind w:left="360" w:hanging="360"/>
        <w:jc w:val="both"/>
        <w:rPr>
          <w:rFonts w:ascii="Georgia" w:hAnsi="Georgia"/>
        </w:rPr>
      </w:pPr>
      <w:r w:rsidRPr="004B4456">
        <w:rPr>
          <w:rFonts w:ascii="Georgia" w:hAnsi="Georgia"/>
        </w:rPr>
        <w:t>[2]</w:t>
      </w:r>
      <w:r w:rsidRPr="004B4456">
        <w:rPr>
          <w:rFonts w:ascii="Georgia" w:hAnsi="Georgia"/>
        </w:rPr>
        <w:tab/>
      </w:r>
      <w:r w:rsidR="00C603F9">
        <w:rPr>
          <w:rFonts w:ascii="Georgia" w:hAnsi="Georgia"/>
        </w:rPr>
        <w:t xml:space="preserve">MIOCHE, L. 2004. Mastication and food </w:t>
      </w:r>
      <w:proofErr w:type="spellStart"/>
      <w:r w:rsidR="00C603F9">
        <w:rPr>
          <w:rFonts w:ascii="Georgia" w:hAnsi="Georgia"/>
        </w:rPr>
        <w:t>detxture</w:t>
      </w:r>
      <w:proofErr w:type="spellEnd"/>
      <w:r w:rsidR="00C603F9">
        <w:rPr>
          <w:rFonts w:ascii="Georgia" w:hAnsi="Georgia"/>
        </w:rPr>
        <w:t xml:space="preserve"> perception: Variation with age. J. Texture Studies 35, 145-158</w:t>
      </w:r>
    </w:p>
    <w:p w14:paraId="6EF65D80" w14:textId="77777777" w:rsidR="007734C3" w:rsidRDefault="004C3FC3" w:rsidP="007734C3">
      <w:pPr>
        <w:spacing w:after="0"/>
        <w:ind w:left="360" w:hanging="360"/>
        <w:jc w:val="both"/>
        <w:rPr>
          <w:rFonts w:ascii="Georgia" w:hAnsi="Georgia"/>
        </w:rPr>
      </w:pPr>
      <w:r w:rsidRPr="004B4456">
        <w:rPr>
          <w:rFonts w:ascii="Georgia" w:hAnsi="Georgia"/>
        </w:rPr>
        <w:t>[3]</w:t>
      </w:r>
      <w:r w:rsidRPr="004B4456">
        <w:rPr>
          <w:rFonts w:ascii="Georgia" w:hAnsi="Georgia"/>
        </w:rPr>
        <w:tab/>
      </w:r>
      <w:r w:rsidR="00C603F9">
        <w:rPr>
          <w:rFonts w:ascii="Georgia" w:hAnsi="Georgia"/>
        </w:rPr>
        <w:t xml:space="preserve">HEATH, M.R. and LUCAS, P.W. 1987. Mastication: The need for collaborative research. J. Texture Studies 18, 111-123 </w:t>
      </w:r>
    </w:p>
    <w:p w14:paraId="47EB12AD" w14:textId="7C6DDC20" w:rsidR="004C3FC3" w:rsidRPr="004B4456" w:rsidRDefault="007734C3" w:rsidP="007734C3">
      <w:pPr>
        <w:spacing w:after="0"/>
        <w:ind w:left="360" w:hanging="360"/>
        <w:jc w:val="both"/>
        <w:rPr>
          <w:rFonts w:ascii="Georgia" w:hAnsi="Georgia"/>
        </w:rPr>
      </w:pPr>
      <w:r>
        <w:rPr>
          <w:rFonts w:ascii="Georgia" w:hAnsi="Georgia"/>
        </w:rPr>
        <w:t>[4]</w:t>
      </w:r>
      <w:r w:rsidRPr="007734C3">
        <w:rPr>
          <w:rFonts w:ascii="Georgia" w:hAnsi="Georgia"/>
        </w:rPr>
        <w:t xml:space="preserve"> KOHY</w:t>
      </w:r>
      <w:r w:rsidR="004C3FC3" w:rsidRPr="007734C3">
        <w:rPr>
          <w:rFonts w:ascii="Georgia" w:hAnsi="Georgia"/>
        </w:rPr>
        <w:t>A</w:t>
      </w:r>
      <w:r w:rsidRPr="007734C3">
        <w:rPr>
          <w:rFonts w:ascii="Georgia" w:hAnsi="Georgia"/>
        </w:rPr>
        <w:t>MA, K</w:t>
      </w:r>
      <w:r w:rsidR="004C3FC3" w:rsidRPr="007734C3">
        <w:rPr>
          <w:rFonts w:ascii="Georgia" w:hAnsi="Georgia"/>
        </w:rPr>
        <w:t>.</w:t>
      </w:r>
      <w:r w:rsidRPr="007734C3">
        <w:rPr>
          <w:rFonts w:ascii="Georgia" w:hAnsi="Georgia"/>
        </w:rPr>
        <w:t xml:space="preserve"> and NISHI, M.1997. Direct </w:t>
      </w:r>
      <w:proofErr w:type="spellStart"/>
      <w:r w:rsidRPr="007734C3">
        <w:rPr>
          <w:rFonts w:ascii="Georgia" w:hAnsi="Georgia"/>
        </w:rPr>
        <w:t>measrurement</w:t>
      </w:r>
      <w:proofErr w:type="spellEnd"/>
      <w:r w:rsidRPr="007734C3">
        <w:rPr>
          <w:rFonts w:ascii="Georgia" w:hAnsi="Georgia"/>
        </w:rPr>
        <w:t xml:space="preserve"> of </w:t>
      </w:r>
      <w:proofErr w:type="spellStart"/>
      <w:r w:rsidRPr="007734C3">
        <w:rPr>
          <w:rFonts w:ascii="Georgia" w:hAnsi="Georgia"/>
        </w:rPr>
        <w:t>bitting</w:t>
      </w:r>
      <w:proofErr w:type="spellEnd"/>
      <w:r w:rsidRPr="007734C3">
        <w:rPr>
          <w:rFonts w:ascii="Georgia" w:hAnsi="Georgia"/>
        </w:rPr>
        <w:t xml:space="preserve"> pressures for </w:t>
      </w:r>
      <w:proofErr w:type="gramStart"/>
      <w:r w:rsidRPr="007734C3">
        <w:rPr>
          <w:rFonts w:ascii="Georgia" w:hAnsi="Georgia"/>
        </w:rPr>
        <w:t>crackers  a</w:t>
      </w:r>
      <w:proofErr w:type="gramEnd"/>
      <w:r w:rsidRPr="007734C3">
        <w:rPr>
          <w:rFonts w:ascii="Georgia" w:hAnsi="Georgia"/>
        </w:rPr>
        <w:t xml:space="preserve">      multiple-point sheet sensor. J. Texture Studies 28, 605-617.</w:t>
      </w:r>
      <w:r w:rsidR="004C3FC3" w:rsidRPr="007734C3">
        <w:rPr>
          <w:rFonts w:ascii="Georgia" w:hAnsi="Georgia"/>
        </w:rPr>
        <w:t xml:space="preserve"> </w:t>
      </w:r>
    </w:p>
    <w:p w14:paraId="203847EC" w14:textId="7DF57011" w:rsidR="004C3FC3" w:rsidRPr="004B4456" w:rsidRDefault="004C3FC3" w:rsidP="007734C3">
      <w:pPr>
        <w:spacing w:after="0"/>
        <w:ind w:left="360" w:hanging="360"/>
        <w:jc w:val="both"/>
        <w:rPr>
          <w:rFonts w:ascii="Georgia" w:hAnsi="Georgia"/>
        </w:rPr>
      </w:pPr>
      <w:r w:rsidRPr="004B4456">
        <w:rPr>
          <w:rFonts w:ascii="Georgia" w:hAnsi="Georgia"/>
        </w:rPr>
        <w:t>[5]</w:t>
      </w:r>
      <w:r w:rsidRPr="004B4456">
        <w:rPr>
          <w:rFonts w:ascii="Georgia" w:hAnsi="Georgia"/>
        </w:rPr>
        <w:tab/>
      </w:r>
      <w:r w:rsidR="007734C3">
        <w:rPr>
          <w:rFonts w:ascii="Georgia" w:hAnsi="Georgia"/>
        </w:rPr>
        <w:t xml:space="preserve">KOHYAMA K, HATAKEYAMA E, SASAKI T, AZUMA T, KARITA K, Effect of sample thickness on bite force studied with a multiple-point sheet sensor, J Oral </w:t>
      </w:r>
      <w:proofErr w:type="spellStart"/>
      <w:r w:rsidR="007734C3">
        <w:rPr>
          <w:rFonts w:ascii="Georgia" w:hAnsi="Georgia"/>
        </w:rPr>
        <w:t>Rehabil</w:t>
      </w:r>
      <w:proofErr w:type="spellEnd"/>
      <w:r w:rsidR="007734C3">
        <w:rPr>
          <w:rFonts w:ascii="Georgia" w:hAnsi="Georgia"/>
        </w:rPr>
        <w:t xml:space="preserve"> 2004;31:327-34</w:t>
      </w:r>
    </w:p>
    <w:p w14:paraId="2A2BF0BE" w14:textId="6D202EEE" w:rsidR="004C3FC3" w:rsidRPr="004B4456" w:rsidRDefault="004C3FC3" w:rsidP="007734C3">
      <w:pPr>
        <w:spacing w:after="0"/>
        <w:ind w:left="360" w:hanging="360"/>
        <w:jc w:val="both"/>
        <w:rPr>
          <w:rFonts w:ascii="Georgia" w:hAnsi="Georgia"/>
        </w:rPr>
      </w:pPr>
      <w:r w:rsidRPr="004B4456">
        <w:rPr>
          <w:rFonts w:ascii="Georgia" w:hAnsi="Georgia"/>
        </w:rPr>
        <w:t>[6]</w:t>
      </w:r>
      <w:r w:rsidRPr="004B4456">
        <w:rPr>
          <w:rFonts w:ascii="Georgia" w:hAnsi="Georgia"/>
        </w:rPr>
        <w:tab/>
      </w:r>
      <w:r w:rsidR="007734C3">
        <w:rPr>
          <w:rFonts w:ascii="Georgia" w:hAnsi="Georgia"/>
        </w:rPr>
        <w:t>PEYRON MA, MIOCHE L</w:t>
      </w:r>
      <w:proofErr w:type="gramStart"/>
      <w:r w:rsidR="007734C3">
        <w:rPr>
          <w:rFonts w:ascii="Georgia" w:hAnsi="Georgia"/>
        </w:rPr>
        <w:t>,CULIOLI</w:t>
      </w:r>
      <w:proofErr w:type="gramEnd"/>
      <w:r w:rsidR="007734C3">
        <w:rPr>
          <w:rFonts w:ascii="Georgia" w:hAnsi="Georgia"/>
        </w:rPr>
        <w:t xml:space="preserve"> J. </w:t>
      </w:r>
      <w:r w:rsidR="007734C3">
        <w:rPr>
          <w:rFonts w:ascii="Georgia" w:hAnsi="Georgia"/>
        </w:rPr>
        <w:tab/>
        <w:t>Bite force and sample deformation during hardness assessment of viscoelastic models of food. J Texture Stud 1994: 59-76</w:t>
      </w:r>
    </w:p>
    <w:p w14:paraId="72BF71DA" w14:textId="1A93C080" w:rsidR="004C3FC3" w:rsidRPr="004B4456" w:rsidRDefault="004C3FC3" w:rsidP="00EA3E83">
      <w:pPr>
        <w:spacing w:after="0"/>
        <w:ind w:left="360" w:hanging="360"/>
        <w:jc w:val="both"/>
        <w:rPr>
          <w:rFonts w:ascii="Georgia" w:hAnsi="Georgia"/>
        </w:rPr>
      </w:pPr>
      <w:r w:rsidRPr="004B4456">
        <w:rPr>
          <w:rFonts w:ascii="Georgia" w:hAnsi="Georgia"/>
        </w:rPr>
        <w:t>[7]</w:t>
      </w:r>
      <w:r w:rsidRPr="004B4456">
        <w:rPr>
          <w:rFonts w:ascii="Georgia" w:hAnsi="Georgia"/>
        </w:rPr>
        <w:tab/>
      </w:r>
      <w:r w:rsidR="00EA3E83">
        <w:rPr>
          <w:rFonts w:ascii="Georgia" w:hAnsi="Georgia"/>
        </w:rPr>
        <w:t xml:space="preserve">MIOCHE L, PEYRON MA. Bite force displayed during assessment of hardness in various </w:t>
      </w:r>
      <w:proofErr w:type="spellStart"/>
      <w:r w:rsidR="00EA3E83">
        <w:rPr>
          <w:rFonts w:ascii="Georgia" w:hAnsi="Georgia"/>
        </w:rPr>
        <w:t>testure</w:t>
      </w:r>
      <w:proofErr w:type="spellEnd"/>
      <w:r w:rsidR="00EA3E83">
        <w:rPr>
          <w:rFonts w:ascii="Georgia" w:hAnsi="Georgia"/>
        </w:rPr>
        <w:t xml:space="preserve"> contexts.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40</w:t>
      </w:r>
      <w:proofErr w:type="gramStart"/>
      <w:r w:rsidR="00EA3E83">
        <w:rPr>
          <w:rFonts w:ascii="Georgia" w:hAnsi="Georgia"/>
        </w:rPr>
        <w:t>;415</w:t>
      </w:r>
      <w:proofErr w:type="gramEnd"/>
      <w:r w:rsidR="00EA3E83">
        <w:rPr>
          <w:rFonts w:ascii="Georgia" w:hAnsi="Georgia"/>
        </w:rPr>
        <w:t>-23.</w:t>
      </w:r>
    </w:p>
    <w:p w14:paraId="7F767CF9" w14:textId="017B5D9F" w:rsidR="00A03259" w:rsidRDefault="004C3FC3" w:rsidP="00EA3E83">
      <w:pPr>
        <w:spacing w:after="0"/>
        <w:ind w:left="360" w:hanging="360"/>
        <w:jc w:val="both"/>
        <w:rPr>
          <w:rFonts w:ascii="Georgia" w:hAnsi="Georgia"/>
        </w:rPr>
      </w:pPr>
      <w:r w:rsidRPr="004B4456">
        <w:rPr>
          <w:rFonts w:ascii="Georgia" w:hAnsi="Georgia"/>
        </w:rPr>
        <w:t>[8]</w:t>
      </w:r>
      <w:r w:rsidRPr="004B4456">
        <w:rPr>
          <w:rFonts w:ascii="Georgia" w:hAnsi="Georgia"/>
        </w:rPr>
        <w:tab/>
      </w:r>
      <w:r w:rsidR="00EA3E83">
        <w:rPr>
          <w:rFonts w:ascii="Georgia" w:hAnsi="Georgia"/>
        </w:rPr>
        <w:t xml:space="preserve">PAPHANGKORAKIT J, OSBORN JW. </w:t>
      </w:r>
      <w:proofErr w:type="gramStart"/>
      <w:r w:rsidR="00EA3E83">
        <w:rPr>
          <w:rFonts w:ascii="Georgia" w:hAnsi="Georgia"/>
        </w:rPr>
        <w:t>Discrimination of hardness by human teeth apparently not involving periodontal receptors.</w:t>
      </w:r>
      <w:proofErr w:type="gramEnd"/>
      <w:r w:rsidR="00EA3E83">
        <w:rPr>
          <w:rFonts w:ascii="Georgia" w:hAnsi="Georgia"/>
        </w:rPr>
        <w:t xml:space="preserve">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43:1-7</w:t>
      </w:r>
    </w:p>
    <w:p w14:paraId="0506E448" w14:textId="160F33C1" w:rsidR="00EA3E83" w:rsidRDefault="00EA3E83" w:rsidP="00EA3E83">
      <w:pPr>
        <w:spacing w:after="0"/>
        <w:ind w:left="360" w:hanging="360"/>
        <w:jc w:val="both"/>
        <w:rPr>
          <w:rFonts w:ascii="Georgia" w:hAnsi="Georgia"/>
        </w:rPr>
      </w:pPr>
      <w:r>
        <w:rPr>
          <w:rFonts w:ascii="Georgia" w:hAnsi="Georgia"/>
        </w:rPr>
        <w:t>[9</w:t>
      </w:r>
      <w:r w:rsidRPr="004B4456">
        <w:rPr>
          <w:rFonts w:ascii="Georgia" w:hAnsi="Georgia"/>
        </w:rPr>
        <w:t>]</w:t>
      </w:r>
      <w:r w:rsidRPr="004B4456">
        <w:rPr>
          <w:rFonts w:ascii="Georgia" w:hAnsi="Georgia"/>
        </w:rPr>
        <w:tab/>
      </w:r>
      <w:r>
        <w:rPr>
          <w:rFonts w:ascii="Georgia" w:hAnsi="Georgia"/>
        </w:rPr>
        <w:t>NAKAZAWA F, TAGOSHI M</w:t>
      </w:r>
      <w:proofErr w:type="gramStart"/>
      <w:r>
        <w:rPr>
          <w:rFonts w:ascii="Georgia" w:hAnsi="Georgia"/>
        </w:rPr>
        <w:t>,.</w:t>
      </w:r>
      <w:proofErr w:type="gramEnd"/>
      <w:r>
        <w:rPr>
          <w:rFonts w:ascii="Georgia" w:hAnsi="Georgia"/>
        </w:rPr>
        <w:t xml:space="preserve"> </w:t>
      </w:r>
      <w:proofErr w:type="gramStart"/>
      <w:r>
        <w:rPr>
          <w:rFonts w:ascii="Georgia" w:hAnsi="Georgia"/>
        </w:rPr>
        <w:t>Evaluation of food texture by mastication and palatal pressure, jaw movement and electromyography.</w:t>
      </w:r>
      <w:proofErr w:type="gramEnd"/>
      <w:r>
        <w:rPr>
          <w:rFonts w:ascii="Georgia" w:hAnsi="Georgia"/>
        </w:rPr>
        <w:t xml:space="preserve"> In: </w:t>
      </w:r>
      <w:proofErr w:type="spellStart"/>
      <w:r>
        <w:rPr>
          <w:rFonts w:ascii="Georgia" w:hAnsi="Georgia"/>
        </w:rPr>
        <w:t>Nishanari</w:t>
      </w:r>
      <w:proofErr w:type="spellEnd"/>
      <w:r>
        <w:rPr>
          <w:rFonts w:ascii="Georgia" w:hAnsi="Georgia"/>
        </w:rPr>
        <w:t xml:space="preserve"> K, editor, Hydrocolloids, vol. 2. Amsterdam: Elsevier Science B.V.</w:t>
      </w:r>
      <w:proofErr w:type="gramStart"/>
      <w:r>
        <w:rPr>
          <w:rFonts w:ascii="Georgia" w:hAnsi="Georgia"/>
        </w:rPr>
        <w:t>;2000</w:t>
      </w:r>
      <w:proofErr w:type="gramEnd"/>
      <w:r>
        <w:rPr>
          <w:rFonts w:ascii="Georgia" w:hAnsi="Georgia"/>
        </w:rPr>
        <w:t>. P. 473-</w:t>
      </w:r>
      <w:r w:rsidR="002451DA">
        <w:rPr>
          <w:rFonts w:ascii="Georgia" w:hAnsi="Georgia"/>
        </w:rPr>
        <w:t>83.</w:t>
      </w:r>
    </w:p>
    <w:p w14:paraId="1C97F499" w14:textId="473FB1A6" w:rsidR="00EA3E83" w:rsidRDefault="00EA3E83" w:rsidP="00EA3E83">
      <w:pPr>
        <w:spacing w:after="0"/>
        <w:ind w:left="360" w:hanging="360"/>
        <w:jc w:val="both"/>
        <w:rPr>
          <w:rFonts w:ascii="Georgia" w:hAnsi="Georgia"/>
        </w:rPr>
      </w:pPr>
      <w:r>
        <w:rPr>
          <w:rFonts w:ascii="Georgia" w:hAnsi="Georgia"/>
        </w:rPr>
        <w:t>[10</w:t>
      </w:r>
      <w:r w:rsidR="002451DA">
        <w:rPr>
          <w:rFonts w:ascii="Georgia" w:hAnsi="Georgia"/>
        </w:rPr>
        <w:t>]</w:t>
      </w:r>
      <w:proofErr w:type="gramStart"/>
      <w:r>
        <w:rPr>
          <w:rFonts w:ascii="Georgia" w:hAnsi="Georgia"/>
        </w:rPr>
        <w:t>BOURN</w:t>
      </w:r>
      <w:r w:rsidR="002451DA">
        <w:rPr>
          <w:rFonts w:ascii="Georgia" w:hAnsi="Georgia"/>
        </w:rPr>
        <w:t>E MC. Body-texture interactions.</w:t>
      </w:r>
      <w:proofErr w:type="gramEnd"/>
      <w:r w:rsidR="002451DA">
        <w:rPr>
          <w:rFonts w:ascii="Georgia" w:hAnsi="Georgia"/>
        </w:rPr>
        <w:t xml:space="preserve"> Food texture and viscosity: concept and measurement. 2</w:t>
      </w:r>
      <w:r w:rsidR="002451DA" w:rsidRPr="002451DA">
        <w:rPr>
          <w:rFonts w:ascii="Georgia" w:hAnsi="Georgia"/>
          <w:vertAlign w:val="superscript"/>
        </w:rPr>
        <w:t>nd</w:t>
      </w:r>
      <w:r w:rsidR="002451DA">
        <w:rPr>
          <w:rFonts w:ascii="Georgia" w:hAnsi="Georgia"/>
        </w:rPr>
        <w:t xml:space="preserve"> ed. San Diego: Academic Press; 2002. </w:t>
      </w:r>
    </w:p>
    <w:p w14:paraId="2C463625" w14:textId="77777777" w:rsidR="00EA3E83" w:rsidRDefault="00EA3E83" w:rsidP="00EA3E83">
      <w:pPr>
        <w:spacing w:after="0"/>
        <w:ind w:left="360" w:hanging="360"/>
        <w:jc w:val="both"/>
        <w:rPr>
          <w:rFonts w:ascii="Georgia" w:hAnsi="Georgia"/>
        </w:rPr>
      </w:pPr>
    </w:p>
    <w:p w14:paraId="7FA55277" w14:textId="77777777" w:rsidR="00117441" w:rsidRPr="00FA1FB6" w:rsidRDefault="00117441" w:rsidP="005571EF">
      <w:pPr>
        <w:spacing w:after="0" w:line="240" w:lineRule="auto"/>
        <w:contextualSpacing/>
        <w:jc w:val="both"/>
        <w:rPr>
          <w:rFonts w:ascii="Georgia" w:hAnsi="Georgia"/>
        </w:rPr>
      </w:pPr>
    </w:p>
    <w:sectPr w:rsidR="00117441" w:rsidRPr="00FA1FB6" w:rsidSect="0011744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17845E" w14:textId="77777777" w:rsidR="00A6636A" w:rsidRDefault="00A6636A" w:rsidP="00117441">
      <w:pPr>
        <w:spacing w:after="0" w:line="240" w:lineRule="auto"/>
      </w:pPr>
      <w:r>
        <w:separator/>
      </w:r>
    </w:p>
  </w:endnote>
  <w:endnote w:type="continuationSeparator" w:id="0">
    <w:p w14:paraId="21123F0E" w14:textId="77777777" w:rsidR="00A6636A" w:rsidRDefault="00A6636A" w:rsidP="0011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038E03" w14:textId="77777777" w:rsidR="00A6636A" w:rsidRDefault="00A6636A" w:rsidP="00117441">
      <w:pPr>
        <w:spacing w:after="0" w:line="240" w:lineRule="auto"/>
      </w:pPr>
      <w:r>
        <w:separator/>
      </w:r>
    </w:p>
  </w:footnote>
  <w:footnote w:type="continuationSeparator" w:id="0">
    <w:p w14:paraId="629A39E2" w14:textId="77777777" w:rsidR="00A6636A" w:rsidRDefault="00A6636A" w:rsidP="001174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B216DB" w14:textId="77169D8C" w:rsidR="00EA3E83" w:rsidRDefault="00EA3E83">
    <w:pPr>
      <w:pStyle w:val="Header"/>
      <w:jc w:val="right"/>
    </w:pPr>
    <w:r>
      <w:fldChar w:fldCharType="begin"/>
    </w:r>
    <w:r>
      <w:instrText xml:space="preserve"> PAGE   \* MERGEFORMAT </w:instrText>
    </w:r>
    <w:r>
      <w:fldChar w:fldCharType="separate"/>
    </w:r>
    <w:r w:rsidR="00DB15C2">
      <w:rPr>
        <w:noProof/>
      </w:rPr>
      <w:t>6</w:t>
    </w:r>
    <w:r>
      <w:fldChar w:fldCharType="end"/>
    </w:r>
  </w:p>
  <w:p w14:paraId="7C23C92A" w14:textId="77777777" w:rsidR="00EA3E83" w:rsidRDefault="00EA3E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400DB"/>
    <w:multiLevelType w:val="hybridMultilevel"/>
    <w:tmpl w:val="4466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073AD8"/>
    <w:multiLevelType w:val="multilevel"/>
    <w:tmpl w:val="AE5232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8D3545"/>
    <w:multiLevelType w:val="hybridMultilevel"/>
    <w:tmpl w:val="F490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63406EE"/>
    <w:multiLevelType w:val="hybridMultilevel"/>
    <w:tmpl w:val="ECDC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A27940"/>
    <w:multiLevelType w:val="hybridMultilevel"/>
    <w:tmpl w:val="F6C6B53E"/>
    <w:lvl w:ilvl="0" w:tplc="67F82432">
      <w:start w:val="1"/>
      <w:numFmt w:val="lowerLetter"/>
      <w:lvlText w:val="(%1)"/>
      <w:lvlJc w:val="left"/>
      <w:pPr>
        <w:ind w:left="5835" w:hanging="357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7">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D76FA8"/>
    <w:multiLevelType w:val="hybridMultilevel"/>
    <w:tmpl w:val="2F146A00"/>
    <w:lvl w:ilvl="0" w:tplc="39E8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1"/>
  </w:num>
  <w:num w:numId="8">
    <w:abstractNumId w:val="6"/>
  </w:num>
  <w:num w:numId="9">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azonov">
    <w15:presenceInfo w15:providerId="None" w15:userId="esazon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AxMzU0NTSyNDe3NDNV0lEKTi0uzszPAykwNK0FAA8npvctAAAA"/>
  </w:docVars>
  <w:rsids>
    <w:rsidRoot w:val="00300E00"/>
    <w:rsid w:val="0000076C"/>
    <w:rsid w:val="00001688"/>
    <w:rsid w:val="00002FD1"/>
    <w:rsid w:val="000035A0"/>
    <w:rsid w:val="00005DB1"/>
    <w:rsid w:val="000069D9"/>
    <w:rsid w:val="000156DD"/>
    <w:rsid w:val="000223B7"/>
    <w:rsid w:val="000238C9"/>
    <w:rsid w:val="00024EF0"/>
    <w:rsid w:val="00025640"/>
    <w:rsid w:val="00025F05"/>
    <w:rsid w:val="000352B7"/>
    <w:rsid w:val="00037818"/>
    <w:rsid w:val="00037A85"/>
    <w:rsid w:val="00041786"/>
    <w:rsid w:val="000454A8"/>
    <w:rsid w:val="00047643"/>
    <w:rsid w:val="0004799B"/>
    <w:rsid w:val="00053F75"/>
    <w:rsid w:val="00056F87"/>
    <w:rsid w:val="00070D24"/>
    <w:rsid w:val="00074126"/>
    <w:rsid w:val="00082610"/>
    <w:rsid w:val="0008311B"/>
    <w:rsid w:val="0009052A"/>
    <w:rsid w:val="0009482E"/>
    <w:rsid w:val="000A1FD8"/>
    <w:rsid w:val="000A4C38"/>
    <w:rsid w:val="000A56E1"/>
    <w:rsid w:val="000A7B94"/>
    <w:rsid w:val="000B13A9"/>
    <w:rsid w:val="000B213D"/>
    <w:rsid w:val="000B572F"/>
    <w:rsid w:val="000C1A40"/>
    <w:rsid w:val="000C5034"/>
    <w:rsid w:val="000D6571"/>
    <w:rsid w:val="000E0672"/>
    <w:rsid w:val="000E099C"/>
    <w:rsid w:val="000F2662"/>
    <w:rsid w:val="000F3B02"/>
    <w:rsid w:val="000F6636"/>
    <w:rsid w:val="001025B8"/>
    <w:rsid w:val="00104696"/>
    <w:rsid w:val="0010479E"/>
    <w:rsid w:val="00105102"/>
    <w:rsid w:val="00106E66"/>
    <w:rsid w:val="00113DF9"/>
    <w:rsid w:val="00115FE9"/>
    <w:rsid w:val="00116533"/>
    <w:rsid w:val="00117441"/>
    <w:rsid w:val="00123D33"/>
    <w:rsid w:val="00123DFE"/>
    <w:rsid w:val="00124D7B"/>
    <w:rsid w:val="00124DA1"/>
    <w:rsid w:val="00127EB4"/>
    <w:rsid w:val="0013065D"/>
    <w:rsid w:val="0013637E"/>
    <w:rsid w:val="001435A5"/>
    <w:rsid w:val="00143872"/>
    <w:rsid w:val="001461C2"/>
    <w:rsid w:val="00147D92"/>
    <w:rsid w:val="001503EC"/>
    <w:rsid w:val="00160FAC"/>
    <w:rsid w:val="00161925"/>
    <w:rsid w:val="001627F3"/>
    <w:rsid w:val="00167620"/>
    <w:rsid w:val="001704BB"/>
    <w:rsid w:val="00172B46"/>
    <w:rsid w:val="0017750C"/>
    <w:rsid w:val="00177C0C"/>
    <w:rsid w:val="00181886"/>
    <w:rsid w:val="0019151D"/>
    <w:rsid w:val="00192E49"/>
    <w:rsid w:val="001946A3"/>
    <w:rsid w:val="001A139D"/>
    <w:rsid w:val="001A1F27"/>
    <w:rsid w:val="001A6756"/>
    <w:rsid w:val="001B55C3"/>
    <w:rsid w:val="001C4FDC"/>
    <w:rsid w:val="001C69E1"/>
    <w:rsid w:val="001D2F68"/>
    <w:rsid w:val="001F0083"/>
    <w:rsid w:val="001F5792"/>
    <w:rsid w:val="0021266B"/>
    <w:rsid w:val="00224FA2"/>
    <w:rsid w:val="00227536"/>
    <w:rsid w:val="00227827"/>
    <w:rsid w:val="002322D9"/>
    <w:rsid w:val="00233A5B"/>
    <w:rsid w:val="00237E74"/>
    <w:rsid w:val="00242D1B"/>
    <w:rsid w:val="002451DA"/>
    <w:rsid w:val="00250387"/>
    <w:rsid w:val="00252113"/>
    <w:rsid w:val="0025304C"/>
    <w:rsid w:val="00253E4F"/>
    <w:rsid w:val="00265D53"/>
    <w:rsid w:val="00272870"/>
    <w:rsid w:val="00273B0C"/>
    <w:rsid w:val="0028287D"/>
    <w:rsid w:val="00282C95"/>
    <w:rsid w:val="002A42E7"/>
    <w:rsid w:val="002A4C98"/>
    <w:rsid w:val="002A548A"/>
    <w:rsid w:val="002B68F4"/>
    <w:rsid w:val="002C14B7"/>
    <w:rsid w:val="002C22B1"/>
    <w:rsid w:val="002C6B31"/>
    <w:rsid w:val="002D5459"/>
    <w:rsid w:val="002D60C5"/>
    <w:rsid w:val="002F2708"/>
    <w:rsid w:val="002F38B9"/>
    <w:rsid w:val="002F3ECD"/>
    <w:rsid w:val="002F5C96"/>
    <w:rsid w:val="00300E00"/>
    <w:rsid w:val="003065A3"/>
    <w:rsid w:val="00310FF9"/>
    <w:rsid w:val="00312348"/>
    <w:rsid w:val="003158A5"/>
    <w:rsid w:val="003166C4"/>
    <w:rsid w:val="003260B9"/>
    <w:rsid w:val="00332BC0"/>
    <w:rsid w:val="00337B29"/>
    <w:rsid w:val="0034215B"/>
    <w:rsid w:val="003446AF"/>
    <w:rsid w:val="00352480"/>
    <w:rsid w:val="00352667"/>
    <w:rsid w:val="00354EC6"/>
    <w:rsid w:val="00355CBE"/>
    <w:rsid w:val="00361A88"/>
    <w:rsid w:val="00370AD7"/>
    <w:rsid w:val="00377138"/>
    <w:rsid w:val="0038646A"/>
    <w:rsid w:val="00392C7A"/>
    <w:rsid w:val="00394214"/>
    <w:rsid w:val="003A2358"/>
    <w:rsid w:val="003A5610"/>
    <w:rsid w:val="003A57C8"/>
    <w:rsid w:val="003A6899"/>
    <w:rsid w:val="003A7729"/>
    <w:rsid w:val="003B0381"/>
    <w:rsid w:val="003C38B4"/>
    <w:rsid w:val="003C50EA"/>
    <w:rsid w:val="003D2940"/>
    <w:rsid w:val="003D2A69"/>
    <w:rsid w:val="003D2DEE"/>
    <w:rsid w:val="003D384D"/>
    <w:rsid w:val="003E3CCE"/>
    <w:rsid w:val="003F0E5B"/>
    <w:rsid w:val="003F1854"/>
    <w:rsid w:val="003F7F77"/>
    <w:rsid w:val="004068B0"/>
    <w:rsid w:val="00406FD0"/>
    <w:rsid w:val="0041070C"/>
    <w:rsid w:val="0041341C"/>
    <w:rsid w:val="00423EFE"/>
    <w:rsid w:val="004246F8"/>
    <w:rsid w:val="00431D39"/>
    <w:rsid w:val="004336E6"/>
    <w:rsid w:val="004508BA"/>
    <w:rsid w:val="004564EB"/>
    <w:rsid w:val="00476A1E"/>
    <w:rsid w:val="00482EE6"/>
    <w:rsid w:val="0049168B"/>
    <w:rsid w:val="00496985"/>
    <w:rsid w:val="004A2ED1"/>
    <w:rsid w:val="004A37D0"/>
    <w:rsid w:val="004B2D98"/>
    <w:rsid w:val="004B4456"/>
    <w:rsid w:val="004B6115"/>
    <w:rsid w:val="004C3FC3"/>
    <w:rsid w:val="004D0853"/>
    <w:rsid w:val="004D32B6"/>
    <w:rsid w:val="004E79F0"/>
    <w:rsid w:val="00500CC3"/>
    <w:rsid w:val="005068B8"/>
    <w:rsid w:val="0051572F"/>
    <w:rsid w:val="00516741"/>
    <w:rsid w:val="00524BF9"/>
    <w:rsid w:val="0052612D"/>
    <w:rsid w:val="00536F5E"/>
    <w:rsid w:val="00542C75"/>
    <w:rsid w:val="0054428C"/>
    <w:rsid w:val="00556420"/>
    <w:rsid w:val="00556710"/>
    <w:rsid w:val="005571EF"/>
    <w:rsid w:val="00561DF7"/>
    <w:rsid w:val="00563740"/>
    <w:rsid w:val="005677F3"/>
    <w:rsid w:val="00575335"/>
    <w:rsid w:val="005774B1"/>
    <w:rsid w:val="0058040C"/>
    <w:rsid w:val="005872CF"/>
    <w:rsid w:val="00590A7E"/>
    <w:rsid w:val="00591076"/>
    <w:rsid w:val="005A0CF7"/>
    <w:rsid w:val="005A1A4A"/>
    <w:rsid w:val="005A2872"/>
    <w:rsid w:val="005A3F08"/>
    <w:rsid w:val="005A55A3"/>
    <w:rsid w:val="005B6B70"/>
    <w:rsid w:val="005C457E"/>
    <w:rsid w:val="005C5471"/>
    <w:rsid w:val="005D06BA"/>
    <w:rsid w:val="005D3ABA"/>
    <w:rsid w:val="005D4539"/>
    <w:rsid w:val="005E0280"/>
    <w:rsid w:val="005F2724"/>
    <w:rsid w:val="006026B1"/>
    <w:rsid w:val="00603B49"/>
    <w:rsid w:val="00604845"/>
    <w:rsid w:val="00621243"/>
    <w:rsid w:val="00621C03"/>
    <w:rsid w:val="00623214"/>
    <w:rsid w:val="00624260"/>
    <w:rsid w:val="00633F6A"/>
    <w:rsid w:val="0063689B"/>
    <w:rsid w:val="006458AB"/>
    <w:rsid w:val="00647517"/>
    <w:rsid w:val="00653919"/>
    <w:rsid w:val="00655A80"/>
    <w:rsid w:val="00665B98"/>
    <w:rsid w:val="00670133"/>
    <w:rsid w:val="00673B13"/>
    <w:rsid w:val="00675607"/>
    <w:rsid w:val="0068057E"/>
    <w:rsid w:val="00680B8A"/>
    <w:rsid w:val="00681539"/>
    <w:rsid w:val="0068223D"/>
    <w:rsid w:val="00690233"/>
    <w:rsid w:val="006944A5"/>
    <w:rsid w:val="00694852"/>
    <w:rsid w:val="0069778C"/>
    <w:rsid w:val="006A01FE"/>
    <w:rsid w:val="006A4D15"/>
    <w:rsid w:val="006A6A94"/>
    <w:rsid w:val="006B16F1"/>
    <w:rsid w:val="006B22E9"/>
    <w:rsid w:val="006B387D"/>
    <w:rsid w:val="006B7BE1"/>
    <w:rsid w:val="006C0A88"/>
    <w:rsid w:val="006C0D2E"/>
    <w:rsid w:val="006D152A"/>
    <w:rsid w:val="006D1C27"/>
    <w:rsid w:val="006D4900"/>
    <w:rsid w:val="006D4B5B"/>
    <w:rsid w:val="006D6324"/>
    <w:rsid w:val="007001D5"/>
    <w:rsid w:val="00702AE7"/>
    <w:rsid w:val="00706CDA"/>
    <w:rsid w:val="00717C03"/>
    <w:rsid w:val="00744E6B"/>
    <w:rsid w:val="00744FFF"/>
    <w:rsid w:val="00750FA5"/>
    <w:rsid w:val="007556C2"/>
    <w:rsid w:val="00755D10"/>
    <w:rsid w:val="0076787B"/>
    <w:rsid w:val="007734C3"/>
    <w:rsid w:val="00777584"/>
    <w:rsid w:val="007A1099"/>
    <w:rsid w:val="007A1846"/>
    <w:rsid w:val="007A432C"/>
    <w:rsid w:val="007A72F7"/>
    <w:rsid w:val="007C3F82"/>
    <w:rsid w:val="007C4D6E"/>
    <w:rsid w:val="007E1157"/>
    <w:rsid w:val="007E1A7F"/>
    <w:rsid w:val="007E7F2E"/>
    <w:rsid w:val="008063DB"/>
    <w:rsid w:val="00806F8B"/>
    <w:rsid w:val="00815220"/>
    <w:rsid w:val="00825E70"/>
    <w:rsid w:val="0085309B"/>
    <w:rsid w:val="00864651"/>
    <w:rsid w:val="00873F01"/>
    <w:rsid w:val="008762C6"/>
    <w:rsid w:val="0087631D"/>
    <w:rsid w:val="00881EBA"/>
    <w:rsid w:val="008914CA"/>
    <w:rsid w:val="0089219F"/>
    <w:rsid w:val="00893A94"/>
    <w:rsid w:val="008A4C1C"/>
    <w:rsid w:val="008A69F1"/>
    <w:rsid w:val="008B1CEA"/>
    <w:rsid w:val="008B3CC8"/>
    <w:rsid w:val="008B6E9B"/>
    <w:rsid w:val="008B7233"/>
    <w:rsid w:val="008B7D66"/>
    <w:rsid w:val="008C2237"/>
    <w:rsid w:val="008C3AAB"/>
    <w:rsid w:val="008E1FC8"/>
    <w:rsid w:val="008E246B"/>
    <w:rsid w:val="008E272F"/>
    <w:rsid w:val="008E49B0"/>
    <w:rsid w:val="008E7000"/>
    <w:rsid w:val="008F3829"/>
    <w:rsid w:val="008F40A4"/>
    <w:rsid w:val="008F5D8F"/>
    <w:rsid w:val="00901AAF"/>
    <w:rsid w:val="009100A3"/>
    <w:rsid w:val="00910B8F"/>
    <w:rsid w:val="00924D2B"/>
    <w:rsid w:val="00927D5D"/>
    <w:rsid w:val="009310A3"/>
    <w:rsid w:val="009416F9"/>
    <w:rsid w:val="009439C5"/>
    <w:rsid w:val="00945350"/>
    <w:rsid w:val="0095417E"/>
    <w:rsid w:val="009579D5"/>
    <w:rsid w:val="00965820"/>
    <w:rsid w:val="00972CEE"/>
    <w:rsid w:val="009776AE"/>
    <w:rsid w:val="00980A81"/>
    <w:rsid w:val="00985BE7"/>
    <w:rsid w:val="00992337"/>
    <w:rsid w:val="00993D8D"/>
    <w:rsid w:val="00997BA9"/>
    <w:rsid w:val="009B0F60"/>
    <w:rsid w:val="009B1154"/>
    <w:rsid w:val="009B7A3D"/>
    <w:rsid w:val="009C0505"/>
    <w:rsid w:val="009C30B9"/>
    <w:rsid w:val="009C3EDC"/>
    <w:rsid w:val="009D4569"/>
    <w:rsid w:val="009D7F11"/>
    <w:rsid w:val="009E221F"/>
    <w:rsid w:val="009E75D7"/>
    <w:rsid w:val="009F2010"/>
    <w:rsid w:val="00A00FD2"/>
    <w:rsid w:val="00A03259"/>
    <w:rsid w:val="00A06C02"/>
    <w:rsid w:val="00A114D4"/>
    <w:rsid w:val="00A1716F"/>
    <w:rsid w:val="00A271D5"/>
    <w:rsid w:val="00A31714"/>
    <w:rsid w:val="00A476FC"/>
    <w:rsid w:val="00A53A96"/>
    <w:rsid w:val="00A5717A"/>
    <w:rsid w:val="00A5773F"/>
    <w:rsid w:val="00A65EA5"/>
    <w:rsid w:val="00A6636A"/>
    <w:rsid w:val="00A709D8"/>
    <w:rsid w:val="00A913ED"/>
    <w:rsid w:val="00A951C4"/>
    <w:rsid w:val="00AA246E"/>
    <w:rsid w:val="00AA355E"/>
    <w:rsid w:val="00AA522F"/>
    <w:rsid w:val="00AA54C5"/>
    <w:rsid w:val="00AB0970"/>
    <w:rsid w:val="00AB17DB"/>
    <w:rsid w:val="00AB1FB7"/>
    <w:rsid w:val="00AB7BC3"/>
    <w:rsid w:val="00AC2BE4"/>
    <w:rsid w:val="00AC6A99"/>
    <w:rsid w:val="00AD05A5"/>
    <w:rsid w:val="00AD14B1"/>
    <w:rsid w:val="00AD302D"/>
    <w:rsid w:val="00AE279B"/>
    <w:rsid w:val="00AE3C3E"/>
    <w:rsid w:val="00AF50CA"/>
    <w:rsid w:val="00AF552A"/>
    <w:rsid w:val="00B02738"/>
    <w:rsid w:val="00B0286E"/>
    <w:rsid w:val="00B0674B"/>
    <w:rsid w:val="00B15D4B"/>
    <w:rsid w:val="00B226E8"/>
    <w:rsid w:val="00B26714"/>
    <w:rsid w:val="00B272C0"/>
    <w:rsid w:val="00B34C20"/>
    <w:rsid w:val="00B41586"/>
    <w:rsid w:val="00B4574B"/>
    <w:rsid w:val="00B5355A"/>
    <w:rsid w:val="00B54074"/>
    <w:rsid w:val="00B5674F"/>
    <w:rsid w:val="00B658F9"/>
    <w:rsid w:val="00B6661D"/>
    <w:rsid w:val="00B7632F"/>
    <w:rsid w:val="00B76926"/>
    <w:rsid w:val="00B76F9D"/>
    <w:rsid w:val="00B8223D"/>
    <w:rsid w:val="00B83B59"/>
    <w:rsid w:val="00B844F8"/>
    <w:rsid w:val="00B87AA0"/>
    <w:rsid w:val="00B90AD5"/>
    <w:rsid w:val="00B92E8B"/>
    <w:rsid w:val="00B93392"/>
    <w:rsid w:val="00B97808"/>
    <w:rsid w:val="00BA34C6"/>
    <w:rsid w:val="00BA4664"/>
    <w:rsid w:val="00BA6B16"/>
    <w:rsid w:val="00BA6D38"/>
    <w:rsid w:val="00BB67AE"/>
    <w:rsid w:val="00BC082D"/>
    <w:rsid w:val="00BC271E"/>
    <w:rsid w:val="00BD19D8"/>
    <w:rsid w:val="00BD36B5"/>
    <w:rsid w:val="00BD3A9D"/>
    <w:rsid w:val="00BD789F"/>
    <w:rsid w:val="00BE58C7"/>
    <w:rsid w:val="00BE79C8"/>
    <w:rsid w:val="00BF1CD8"/>
    <w:rsid w:val="00C01C94"/>
    <w:rsid w:val="00C063C4"/>
    <w:rsid w:val="00C11150"/>
    <w:rsid w:val="00C11220"/>
    <w:rsid w:val="00C14554"/>
    <w:rsid w:val="00C15A8D"/>
    <w:rsid w:val="00C16684"/>
    <w:rsid w:val="00C2026E"/>
    <w:rsid w:val="00C21922"/>
    <w:rsid w:val="00C3129D"/>
    <w:rsid w:val="00C31F72"/>
    <w:rsid w:val="00C35C21"/>
    <w:rsid w:val="00C40998"/>
    <w:rsid w:val="00C4731F"/>
    <w:rsid w:val="00C54AE7"/>
    <w:rsid w:val="00C603F9"/>
    <w:rsid w:val="00C64EFB"/>
    <w:rsid w:val="00C6611B"/>
    <w:rsid w:val="00C722A9"/>
    <w:rsid w:val="00C803E6"/>
    <w:rsid w:val="00C93BEA"/>
    <w:rsid w:val="00CA45D0"/>
    <w:rsid w:val="00CB3665"/>
    <w:rsid w:val="00CB6CCD"/>
    <w:rsid w:val="00CC2051"/>
    <w:rsid w:val="00CC3684"/>
    <w:rsid w:val="00CC6BC3"/>
    <w:rsid w:val="00CD6110"/>
    <w:rsid w:val="00CD6BC9"/>
    <w:rsid w:val="00CE4057"/>
    <w:rsid w:val="00CE48B5"/>
    <w:rsid w:val="00CE5582"/>
    <w:rsid w:val="00CE68E4"/>
    <w:rsid w:val="00CF4299"/>
    <w:rsid w:val="00CF638A"/>
    <w:rsid w:val="00D23BDB"/>
    <w:rsid w:val="00D24211"/>
    <w:rsid w:val="00D268E7"/>
    <w:rsid w:val="00D31E14"/>
    <w:rsid w:val="00D33029"/>
    <w:rsid w:val="00D339D5"/>
    <w:rsid w:val="00D33D53"/>
    <w:rsid w:val="00D44C15"/>
    <w:rsid w:val="00D52EB8"/>
    <w:rsid w:val="00D54B2E"/>
    <w:rsid w:val="00D70BC1"/>
    <w:rsid w:val="00D762EB"/>
    <w:rsid w:val="00D80855"/>
    <w:rsid w:val="00D80F86"/>
    <w:rsid w:val="00D8303C"/>
    <w:rsid w:val="00D936DD"/>
    <w:rsid w:val="00D97BFF"/>
    <w:rsid w:val="00DA1340"/>
    <w:rsid w:val="00DA3DDA"/>
    <w:rsid w:val="00DB15C2"/>
    <w:rsid w:val="00DB3767"/>
    <w:rsid w:val="00DB5F3E"/>
    <w:rsid w:val="00DB718D"/>
    <w:rsid w:val="00DC3D09"/>
    <w:rsid w:val="00DC67C5"/>
    <w:rsid w:val="00DC7065"/>
    <w:rsid w:val="00DD03B4"/>
    <w:rsid w:val="00DE1200"/>
    <w:rsid w:val="00DE14BE"/>
    <w:rsid w:val="00DE46F1"/>
    <w:rsid w:val="00E048AF"/>
    <w:rsid w:val="00E1364C"/>
    <w:rsid w:val="00E25422"/>
    <w:rsid w:val="00E26BDA"/>
    <w:rsid w:val="00E3374B"/>
    <w:rsid w:val="00E33933"/>
    <w:rsid w:val="00E3418D"/>
    <w:rsid w:val="00E53D5B"/>
    <w:rsid w:val="00E543E1"/>
    <w:rsid w:val="00E55C9C"/>
    <w:rsid w:val="00E60A0D"/>
    <w:rsid w:val="00E752FD"/>
    <w:rsid w:val="00E754FE"/>
    <w:rsid w:val="00E813BE"/>
    <w:rsid w:val="00E81C66"/>
    <w:rsid w:val="00E8372A"/>
    <w:rsid w:val="00E92661"/>
    <w:rsid w:val="00EA2838"/>
    <w:rsid w:val="00EA3E83"/>
    <w:rsid w:val="00EC2B06"/>
    <w:rsid w:val="00ED3F78"/>
    <w:rsid w:val="00ED6BEC"/>
    <w:rsid w:val="00ED78F8"/>
    <w:rsid w:val="00F111DE"/>
    <w:rsid w:val="00F131D7"/>
    <w:rsid w:val="00F14831"/>
    <w:rsid w:val="00F14921"/>
    <w:rsid w:val="00F15040"/>
    <w:rsid w:val="00F17529"/>
    <w:rsid w:val="00F36BC2"/>
    <w:rsid w:val="00F4315E"/>
    <w:rsid w:val="00F469C3"/>
    <w:rsid w:val="00F512D8"/>
    <w:rsid w:val="00F604E4"/>
    <w:rsid w:val="00F608F2"/>
    <w:rsid w:val="00F622B1"/>
    <w:rsid w:val="00F6355F"/>
    <w:rsid w:val="00F77F8F"/>
    <w:rsid w:val="00F84DF9"/>
    <w:rsid w:val="00F857B4"/>
    <w:rsid w:val="00F87798"/>
    <w:rsid w:val="00F93CD2"/>
    <w:rsid w:val="00F97AE3"/>
    <w:rsid w:val="00FA160B"/>
    <w:rsid w:val="00FA1FB6"/>
    <w:rsid w:val="00FA6582"/>
    <w:rsid w:val="00FB020B"/>
    <w:rsid w:val="00FB70B9"/>
    <w:rsid w:val="00FC0859"/>
    <w:rsid w:val="00FC195C"/>
    <w:rsid w:val="00FC3249"/>
    <w:rsid w:val="00FD47C9"/>
    <w:rsid w:val="00FD53D7"/>
    <w:rsid w:val="00FD5776"/>
    <w:rsid w:val="00FD6881"/>
    <w:rsid w:val="00FE1B55"/>
    <w:rsid w:val="00FE6001"/>
    <w:rsid w:val="00FF3103"/>
    <w:rsid w:val="00FF6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1">
    <w:name w:val="Plain Table 1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1">
    <w:name w:val="Grid Table 1 Light - Accent 51"/>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1">
    <w:name w:val="Plain Table 1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1">
    <w:name w:val="Grid Table 1 Light - Accent 51"/>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80057">
      <w:bodyDiv w:val="1"/>
      <w:marLeft w:val="0"/>
      <w:marRight w:val="0"/>
      <w:marTop w:val="0"/>
      <w:marBottom w:val="0"/>
      <w:divBdr>
        <w:top w:val="none" w:sz="0" w:space="0" w:color="auto"/>
        <w:left w:val="none" w:sz="0" w:space="0" w:color="auto"/>
        <w:bottom w:val="none" w:sz="0" w:space="0" w:color="auto"/>
        <w:right w:val="none" w:sz="0" w:space="0" w:color="auto"/>
      </w:divBdr>
    </w:div>
    <w:div w:id="460274039">
      <w:bodyDiv w:val="1"/>
      <w:marLeft w:val="0"/>
      <w:marRight w:val="0"/>
      <w:marTop w:val="0"/>
      <w:marBottom w:val="0"/>
      <w:divBdr>
        <w:top w:val="none" w:sz="0" w:space="0" w:color="auto"/>
        <w:left w:val="none" w:sz="0" w:space="0" w:color="auto"/>
        <w:bottom w:val="none" w:sz="0" w:space="0" w:color="auto"/>
        <w:right w:val="none" w:sz="0" w:space="0" w:color="auto"/>
      </w:divBdr>
      <w:divsChild>
        <w:div w:id="356926096">
          <w:marLeft w:val="0"/>
          <w:marRight w:val="0"/>
          <w:marTop w:val="0"/>
          <w:marBottom w:val="0"/>
          <w:divBdr>
            <w:top w:val="none" w:sz="0" w:space="0" w:color="auto"/>
            <w:left w:val="none" w:sz="0" w:space="0" w:color="auto"/>
            <w:bottom w:val="none" w:sz="0" w:space="0" w:color="auto"/>
            <w:right w:val="none" w:sz="0" w:space="0" w:color="auto"/>
          </w:divBdr>
          <w:divsChild>
            <w:div w:id="538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11BC12-5310-470D-9E9E-62209993A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10</Pages>
  <Words>3112</Words>
  <Characters>17741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AAHRPP DOCUMENT #</vt:lpstr>
    </vt:vector>
  </TitlesOfParts>
  <Company>University of Alabama</Company>
  <LinksUpToDate>false</LinksUpToDate>
  <CharactersWithSpaces>20812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AAHRPP DOCUMENT #</dc:title>
  <dc:creator>sjacobson</dc:creator>
  <cp:lastModifiedBy>Delwar Hossain</cp:lastModifiedBy>
  <cp:revision>10</cp:revision>
  <cp:lastPrinted>2008-10-17T21:30:00Z</cp:lastPrinted>
  <dcterms:created xsi:type="dcterms:W3CDTF">2018-02-13T16:59:00Z</dcterms:created>
  <dcterms:modified xsi:type="dcterms:W3CDTF">2018-06-11T19:27:00Z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zotero-version="2.1.8"&gt;&lt;session id="V8JPW5tL"/&gt;&lt;style id="http://www.zotero.org/styles/ama" hasBibliography="1" bibliographyStyleHasBeenSet="1"/&gt;&lt;prefs&gt;&lt;pref name="fieldType" value="Field"/&gt;&lt;pref name="noteType" value="0"/&gt;&lt;/prefs&gt;&lt;</vt:lpwstr>
  </property>
  <property fmtid="{D5CDD505-2E9C-101B-9397-08002B2CF9AE}" pid="3" name="ZOTERO_PREF_2">
    <vt:lpwstr>/data&gt;</vt:lpwstr>
  </property>
</Properties>
</file>